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bidi w:val="0"/>
        <w:rPr>
          <w:rFonts w:hint="eastAsia"/>
          <w:lang w:eastAsia="zh-CN"/>
        </w:rPr>
        <w:sectPr>
          <w:footerReference r:id="rId3" w:type="default"/>
          <w:pgSz w:w="11906" w:h="16838"/>
          <w:pgMar w:top="820" w:right="1069" w:bottom="1440" w:left="957" w:header="851" w:footer="992" w:gutter="0"/>
          <w:pgNumType w:fmt="decimal" w:start="1"/>
          <w:cols w:space="425" w:num="1"/>
          <w:docGrid w:type="lines" w:linePitch="312" w:charSpace="0"/>
        </w:sectPr>
      </w:pPr>
      <w:bookmarkStart w:id="0" w:name="_Toc443573541"/>
    </w:p>
    <w:bookmarkEnd w:id="0"/>
    <w:p>
      <w:pPr>
        <w:pStyle w:val="4"/>
        <w:numPr>
          <w:ilvl w:val="0"/>
          <w:numId w:val="0"/>
        </w:numPr>
        <w:bidi w:val="0"/>
        <w:ind w:firstLine="0"/>
        <w:rPr>
          <w:rFonts w:hint="eastAsia"/>
          <w:lang w:val="en-US" w:eastAsia="zh-CN"/>
        </w:rPr>
      </w:pPr>
      <w:bookmarkStart w:id="1" w:name="_Toc1028"/>
    </w:p>
    <w:p>
      <w:pPr>
        <w:pStyle w:val="4"/>
        <w:numPr>
          <w:ilvl w:val="0"/>
          <w:numId w:val="1"/>
        </w:numPr>
        <w:bidi w:val="0"/>
        <w:ind w:firstLine="0"/>
        <w:rPr>
          <w:rFonts w:hint="eastAsia"/>
          <w:lang w:val="en-US" w:eastAsia="zh-CN"/>
        </w:rPr>
      </w:pPr>
      <w:r>
        <w:rPr>
          <w:rFonts w:hint="eastAsia"/>
          <w:lang w:val="en-US" w:eastAsia="zh-CN"/>
        </w:rPr>
        <w:t>学生安卓平板</w:t>
      </w:r>
      <w:bookmarkEnd w:id="1"/>
    </w:p>
    <w:p>
      <w:pPr>
        <w:pStyle w:val="5"/>
        <w:numPr>
          <w:ilvl w:val="0"/>
          <w:numId w:val="2"/>
        </w:numPr>
        <w:bidi w:val="0"/>
        <w:rPr>
          <w:rFonts w:hint="eastAsia"/>
          <w:lang w:val="en-US" w:eastAsia="zh-CN"/>
        </w:rPr>
      </w:pPr>
      <w:r>
        <w:rPr>
          <w:rFonts w:hint="eastAsia"/>
          <w:lang w:val="en-US" w:eastAsia="zh-CN"/>
        </w:rPr>
        <w:t>学生端登录</w:t>
      </w:r>
    </w:p>
    <w:p>
      <w:pPr>
        <w:pStyle w:val="6"/>
        <w:bidi w:val="0"/>
        <w:rPr>
          <w:rFonts w:hint="default"/>
          <w:lang w:val="en-US" w:eastAsia="zh-CN"/>
        </w:rPr>
      </w:pPr>
      <w:r>
        <w:rPr>
          <w:rFonts w:hint="eastAsia"/>
          <w:lang w:val="en-US" w:eastAsia="zh-CN"/>
        </w:rPr>
        <w:t>1）登录页</w:t>
      </w:r>
    </w:p>
    <w:p>
      <w:pPr>
        <w:pStyle w:val="2"/>
        <w:ind w:left="0" w:leftChars="0" w:firstLine="0" w:firstLineChars="0"/>
        <w:rPr>
          <w:rFonts w:hint="default" w:eastAsia="微软雅黑"/>
          <w:lang w:val="en-US" w:eastAsia="zh-CN"/>
        </w:rPr>
      </w:pPr>
      <w:r>
        <w:rPr>
          <w:rFonts w:hint="eastAsia"/>
          <w:lang w:val="en-US" w:eastAsia="zh-CN"/>
        </w:rPr>
        <w:t>用户输入用户名和密码，默认记住密码进行登录</w:t>
      </w:r>
    </w:p>
    <w:p>
      <w:pPr>
        <w:pStyle w:val="6"/>
        <w:numPr>
          <w:ilvl w:val="0"/>
          <w:numId w:val="3"/>
        </w:numPr>
        <w:bidi w:val="0"/>
        <w:rPr>
          <w:rFonts w:hint="eastAsia"/>
          <w:lang w:val="en-US" w:eastAsia="zh-CN"/>
        </w:rPr>
      </w:pPr>
      <w:bookmarkStart w:id="2" w:name="_Toc5244"/>
      <w:r>
        <w:rPr>
          <w:rFonts w:hint="eastAsia"/>
          <w:lang w:val="en-US" w:eastAsia="zh-CN"/>
        </w:rPr>
        <w:t>学生端首页</w:t>
      </w:r>
    </w:p>
    <w:p>
      <w:pPr>
        <w:pStyle w:val="7"/>
        <w:rPr>
          <w:rFonts w:hint="eastAsia"/>
          <w:lang w:val="en-US" w:eastAsia="zh-CN"/>
        </w:rPr>
      </w:pPr>
      <w:r>
        <w:rPr>
          <w:rFonts w:hint="eastAsia"/>
          <w:lang w:val="en-US" w:eastAsia="zh-CN"/>
        </w:rPr>
        <w:t>学生端首页显示个人中心，扫一扫，消息中心，提分任务，课程，错题，学情相关功能入口。</w:t>
      </w:r>
    </w:p>
    <w:p>
      <w:pPr>
        <w:pStyle w:val="7"/>
        <w:rPr>
          <w:rFonts w:hint="default"/>
          <w:lang w:val="en-US" w:eastAsia="zh-CN"/>
        </w:rPr>
      </w:pPr>
      <w:r>
        <w:rPr>
          <w:rFonts w:hint="eastAsia"/>
          <w:lang w:val="en-US" w:eastAsia="zh-CN"/>
        </w:rPr>
        <w:t>提分任务：按待完成任务倒叙排序，点击更多和剩余*任务，跳转进入任务待完成列表页面。点击任务列表的名称，进入该任务答题页面。</w:t>
      </w:r>
    </w:p>
    <w:p>
      <w:pPr>
        <w:pStyle w:val="7"/>
        <w:numPr>
          <w:ilvl w:val="0"/>
          <w:numId w:val="0"/>
        </w:numPr>
      </w:pPr>
      <w:r>
        <w:drawing>
          <wp:inline distT="0" distB="0" distL="114300" distR="114300">
            <wp:extent cx="5055870" cy="7123430"/>
            <wp:effectExtent l="0" t="0" r="11430" b="1270"/>
            <wp:docPr id="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pic:cNvPicPr>
                      <a:picLocks noChangeAspect="1"/>
                    </pic:cNvPicPr>
                  </pic:nvPicPr>
                  <pic:blipFill>
                    <a:blip r:embed="rId6"/>
                    <a:stretch>
                      <a:fillRect/>
                    </a:stretch>
                  </pic:blipFill>
                  <pic:spPr>
                    <a:xfrm>
                      <a:off x="0" y="0"/>
                      <a:ext cx="5055870" cy="7123430"/>
                    </a:xfrm>
                    <a:prstGeom prst="rect">
                      <a:avLst/>
                    </a:prstGeom>
                    <a:noFill/>
                    <a:ln>
                      <a:noFill/>
                    </a:ln>
                  </pic:spPr>
                </pic:pic>
              </a:graphicData>
            </a:graphic>
          </wp:inline>
        </w:drawing>
      </w:r>
    </w:p>
    <w:p>
      <w:pPr>
        <w:pStyle w:val="7"/>
        <w:numPr>
          <w:ilvl w:val="0"/>
          <w:numId w:val="0"/>
        </w:numPr>
        <w:rPr>
          <w:rFonts w:hint="eastAsia"/>
          <w:lang w:val="en-US" w:eastAsia="zh-CN"/>
        </w:rPr>
      </w:pPr>
      <w:r>
        <w:rPr>
          <w:rFonts w:hint="eastAsia"/>
          <w:lang w:val="en-US" w:eastAsia="zh-CN"/>
        </w:rPr>
        <w:t>支持平板自动旋转，横屏首页显示如下</w:t>
      </w:r>
    </w:p>
    <w:p>
      <w:pPr>
        <w:pStyle w:val="7"/>
        <w:numPr>
          <w:ilvl w:val="0"/>
          <w:numId w:val="0"/>
        </w:numPr>
        <w:rPr>
          <w:rFonts w:hint="default"/>
          <w:lang w:val="en-US" w:eastAsia="zh-CN"/>
        </w:rPr>
      </w:pPr>
      <w:r>
        <w:drawing>
          <wp:inline distT="0" distB="0" distL="114300" distR="114300">
            <wp:extent cx="5241925" cy="3739515"/>
            <wp:effectExtent l="0" t="0" r="15875" b="13335"/>
            <wp:docPr id="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pic:cNvPicPr>
                      <a:picLocks noChangeAspect="1"/>
                    </pic:cNvPicPr>
                  </pic:nvPicPr>
                  <pic:blipFill>
                    <a:blip r:embed="rId7"/>
                    <a:stretch>
                      <a:fillRect/>
                    </a:stretch>
                  </pic:blipFill>
                  <pic:spPr>
                    <a:xfrm>
                      <a:off x="0" y="0"/>
                      <a:ext cx="5241925" cy="3739515"/>
                    </a:xfrm>
                    <a:prstGeom prst="rect">
                      <a:avLst/>
                    </a:prstGeom>
                    <a:noFill/>
                    <a:ln>
                      <a:noFill/>
                    </a:ln>
                  </pic:spPr>
                </pic:pic>
              </a:graphicData>
            </a:graphic>
          </wp:inline>
        </w:drawing>
      </w:r>
    </w:p>
    <w:p>
      <w:pPr>
        <w:pStyle w:val="7"/>
        <w:numPr>
          <w:ilvl w:val="0"/>
          <w:numId w:val="0"/>
        </w:numPr>
        <w:rPr>
          <w:rFonts w:hint="default"/>
          <w:lang w:val="en-US" w:eastAsia="zh-CN"/>
        </w:rPr>
      </w:pPr>
    </w:p>
    <w:p>
      <w:pPr>
        <w:pStyle w:val="5"/>
        <w:bidi w:val="0"/>
        <w:rPr>
          <w:rFonts w:hint="default"/>
          <w:lang w:val="en-US" w:eastAsia="zh-CN"/>
        </w:rPr>
      </w:pPr>
      <w:r>
        <w:rPr>
          <w:rFonts w:hint="eastAsia"/>
          <w:lang w:val="en-US" w:eastAsia="zh-CN"/>
        </w:rPr>
        <w:t>2、任务</w:t>
      </w:r>
    </w:p>
    <w:p>
      <w:pPr>
        <w:rPr>
          <w:rFonts w:hint="eastAsia"/>
          <w:lang w:val="en-US" w:eastAsia="zh-CN"/>
        </w:rPr>
      </w:pPr>
      <w:r>
        <w:rPr>
          <w:rFonts w:hint="eastAsia"/>
          <w:lang w:val="en-US" w:eastAsia="zh-CN"/>
        </w:rPr>
        <w:t>学生端的任务接收教师端发送给该学生的任务。如果该学生同时在两个不同的班级，当教师发布相同任务给两个班级时，此时学生端收到一份任务，学生仅需完成一份任务即可。</w:t>
      </w:r>
      <w:bookmarkEnd w:id="2"/>
    </w:p>
    <w:p>
      <w:pPr>
        <w:pStyle w:val="6"/>
        <w:numPr>
          <w:ilvl w:val="0"/>
          <w:numId w:val="4"/>
        </w:numPr>
        <w:bidi w:val="0"/>
        <w:rPr>
          <w:rFonts w:hint="eastAsia"/>
          <w:lang w:val="en-US" w:eastAsia="zh-CN"/>
        </w:rPr>
      </w:pPr>
      <w:r>
        <w:rPr>
          <w:rFonts w:hint="eastAsia"/>
          <w:lang w:val="en-US" w:eastAsia="zh-CN"/>
        </w:rPr>
        <w:t>任务列表</w:t>
      </w:r>
    </w:p>
    <w:p>
      <w:pPr>
        <w:pStyle w:val="7"/>
        <w:numPr>
          <w:ilvl w:val="0"/>
          <w:numId w:val="5"/>
        </w:numPr>
        <w:ind w:left="0" w:leftChars="0" w:firstLine="0" w:firstLineChars="0"/>
        <w:rPr>
          <w:rFonts w:hint="eastAsia"/>
          <w:lang w:val="en-US" w:eastAsia="zh-CN"/>
        </w:rPr>
      </w:pPr>
      <w:r>
        <w:rPr>
          <w:rFonts w:hint="eastAsia"/>
          <w:lang w:val="en-US" w:eastAsia="zh-CN"/>
        </w:rPr>
        <w:t>任务筛选：学科筛选。默认显示全部学科，支持按学科进行筛选。学科按后台的学科顺序进行显示。划动选中学科，显示该学科下的任务。</w:t>
      </w:r>
    </w:p>
    <w:p>
      <w:pPr>
        <w:pStyle w:val="7"/>
        <w:numPr>
          <w:ilvl w:val="0"/>
          <w:numId w:val="5"/>
        </w:numPr>
        <w:ind w:left="0" w:leftChars="0" w:firstLine="0" w:firstLineChars="0"/>
        <w:rPr>
          <w:rFonts w:hint="default"/>
          <w:lang w:val="en-US" w:eastAsia="zh-CN"/>
        </w:rPr>
      </w:pPr>
      <w:r>
        <w:rPr>
          <w:rFonts w:hint="eastAsia"/>
          <w:lang w:val="en-US" w:eastAsia="zh-CN"/>
        </w:rPr>
        <w:t>待完成任务列表：显示未完成的任务列表。完成后，则进入已完成列表。</w:t>
      </w:r>
    </w:p>
    <w:p>
      <w:pPr>
        <w:pStyle w:val="7"/>
        <w:numPr>
          <w:ilvl w:val="0"/>
          <w:numId w:val="0"/>
        </w:numPr>
        <w:ind w:leftChars="0" w:firstLine="720" w:firstLineChars="300"/>
        <w:rPr>
          <w:rFonts w:hint="eastAsia"/>
          <w:lang w:val="en-US" w:eastAsia="zh-CN"/>
        </w:rPr>
      </w:pPr>
      <w:r>
        <w:rPr>
          <w:rFonts w:hint="eastAsia"/>
          <w:lang w:val="en-US" w:eastAsia="zh-CN"/>
        </w:rPr>
        <w:t>·完成的规则:</w:t>
      </w:r>
    </w:p>
    <w:p>
      <w:pPr>
        <w:pStyle w:val="7"/>
        <w:numPr>
          <w:ilvl w:val="0"/>
          <w:numId w:val="6"/>
        </w:numPr>
        <w:ind w:left="0" w:leftChars="0" w:firstLine="480" w:firstLineChars="200"/>
        <w:rPr>
          <w:rFonts w:hint="eastAsia"/>
          <w:lang w:val="en-US" w:eastAsia="zh-CN"/>
        </w:rPr>
      </w:pPr>
      <w:r>
        <w:rPr>
          <w:rFonts w:hint="eastAsia"/>
          <w:lang w:val="en-US" w:eastAsia="zh-CN"/>
        </w:rPr>
        <w:t>课程任务：资料模块，点击已完成学习，此模块记录为已完成。练习模块，点击提交，即为已完成。当该课程任务下所有模块都记为完成，此任务进入“已完成列表”。</w:t>
      </w:r>
    </w:p>
    <w:p>
      <w:pPr>
        <w:pStyle w:val="7"/>
        <w:numPr>
          <w:ilvl w:val="0"/>
          <w:numId w:val="6"/>
        </w:numPr>
        <w:ind w:left="0" w:leftChars="0" w:firstLine="480" w:firstLineChars="200"/>
        <w:rPr>
          <w:rFonts w:hint="eastAsia"/>
          <w:lang w:val="en-US" w:eastAsia="zh-CN"/>
        </w:rPr>
      </w:pPr>
      <w:r>
        <w:rPr>
          <w:rFonts w:hint="eastAsia"/>
          <w:lang w:val="en-US" w:eastAsia="zh-CN"/>
        </w:rPr>
        <w:t>资料任务：点击完成学习，模块记录为已完成。</w:t>
      </w:r>
    </w:p>
    <w:p>
      <w:pPr>
        <w:pStyle w:val="7"/>
        <w:numPr>
          <w:ilvl w:val="0"/>
          <w:numId w:val="6"/>
        </w:numPr>
        <w:ind w:left="0" w:leftChars="0" w:firstLine="480" w:firstLineChars="200"/>
        <w:rPr>
          <w:rFonts w:hint="eastAsia"/>
          <w:lang w:val="en-US" w:eastAsia="zh-CN"/>
        </w:rPr>
      </w:pPr>
      <w:r>
        <w:rPr>
          <w:rFonts w:hint="eastAsia"/>
          <w:lang w:val="en-US" w:eastAsia="zh-CN"/>
        </w:rPr>
        <w:t>试卷任务、试题任务、答题卡任务：点击提交，此模块已完成。</w:t>
      </w:r>
    </w:p>
    <w:p>
      <w:pPr>
        <w:pStyle w:val="7"/>
        <w:numPr>
          <w:ilvl w:val="0"/>
          <w:numId w:val="0"/>
        </w:numPr>
        <w:ind w:leftChars="0"/>
        <w:rPr>
          <w:rFonts w:hint="default"/>
          <w:lang w:val="en-US" w:eastAsia="zh-CN"/>
        </w:rPr>
      </w:pPr>
      <w:r>
        <w:rPr>
          <w:rFonts w:hint="eastAsia"/>
          <w:lang w:val="en-US" w:eastAsia="zh-CN"/>
        </w:rPr>
        <w:t>（3）列表内容：显示学科、任务名称、任务属性（作业、测验、考试）、任务发布时间、截止时间（有则显示，没有则不显示）。任务列表按发布时间倒叙排序。</w:t>
      </w:r>
    </w:p>
    <w:p>
      <w:pPr>
        <w:pStyle w:val="7"/>
        <w:numPr>
          <w:ilvl w:val="0"/>
          <w:numId w:val="0"/>
        </w:numPr>
        <w:ind w:leftChars="0"/>
        <w:rPr>
          <w:rFonts w:hint="default"/>
          <w:lang w:val="en-US" w:eastAsia="zh-CN"/>
        </w:rPr>
      </w:pPr>
      <w:r>
        <w:rPr>
          <w:rFonts w:hint="eastAsia"/>
          <w:lang w:val="en-US" w:eastAsia="zh-CN"/>
        </w:rPr>
        <w:t>（4）已完成列表。同待完成列表的列表内容，但排序顺序按学生完成时间排序，即最新完成的在最上面。</w:t>
      </w:r>
    </w:p>
    <w:p>
      <w:pPr>
        <w:pStyle w:val="6"/>
        <w:numPr>
          <w:ilvl w:val="0"/>
          <w:numId w:val="4"/>
        </w:numPr>
        <w:bidi w:val="0"/>
        <w:rPr>
          <w:rFonts w:hint="default"/>
          <w:lang w:val="en-US" w:eastAsia="zh-CN"/>
        </w:rPr>
      </w:pPr>
      <w:r>
        <w:rPr>
          <w:rFonts w:hint="eastAsia"/>
          <w:lang w:val="en-US" w:eastAsia="zh-CN"/>
        </w:rPr>
        <w:t>任务作答</w:t>
      </w:r>
    </w:p>
    <w:p>
      <w:pPr>
        <w:pStyle w:val="2"/>
        <w:ind w:left="0" w:leftChars="0" w:firstLine="480" w:firstLineChars="0"/>
        <w:rPr>
          <w:rFonts w:hint="eastAsia"/>
          <w:lang w:val="en-US" w:eastAsia="zh-CN"/>
        </w:rPr>
      </w:pPr>
      <w:r>
        <w:rPr>
          <w:rFonts w:hint="eastAsia"/>
          <w:lang w:val="en-US" w:eastAsia="zh-CN"/>
        </w:rPr>
        <w:t>任务模块用时的总体规则：</w:t>
      </w:r>
    </w:p>
    <w:p>
      <w:pPr>
        <w:pStyle w:val="2"/>
        <w:numPr>
          <w:ilvl w:val="0"/>
          <w:numId w:val="7"/>
        </w:numPr>
        <w:ind w:left="420" w:leftChars="0" w:hanging="420" w:firstLineChars="0"/>
        <w:rPr>
          <w:rFonts w:hint="eastAsia"/>
          <w:lang w:val="en-US" w:eastAsia="zh-CN"/>
        </w:rPr>
      </w:pPr>
      <w:r>
        <w:rPr>
          <w:rFonts w:hint="eastAsia"/>
          <w:lang w:val="en-US" w:eastAsia="zh-CN"/>
        </w:rPr>
        <w:t>课程任务采用分模块计时，模块内采用累加计时的方式。</w:t>
      </w:r>
    </w:p>
    <w:p>
      <w:pPr>
        <w:pStyle w:val="2"/>
        <w:numPr>
          <w:ilvl w:val="0"/>
          <w:numId w:val="7"/>
        </w:numPr>
        <w:ind w:left="420" w:leftChars="0" w:hanging="420" w:firstLineChars="0"/>
        <w:rPr>
          <w:rFonts w:hint="default"/>
          <w:lang w:val="en-US" w:eastAsia="zh-CN"/>
        </w:rPr>
      </w:pPr>
      <w:r>
        <w:rPr>
          <w:rFonts w:hint="eastAsia"/>
          <w:lang w:val="en-US" w:eastAsia="zh-CN"/>
        </w:rPr>
        <w:t>其余类型的任务，采用任务点击进去即为开始答题，根据保存和提交的动作进行累加计时</w:t>
      </w:r>
    </w:p>
    <w:p>
      <w:pPr>
        <w:pStyle w:val="7"/>
        <w:ind w:left="0" w:leftChars="0" w:firstLine="0" w:firstLineChars="0"/>
        <w:rPr>
          <w:rFonts w:hint="default"/>
          <w:lang w:val="en-US" w:eastAsia="zh-CN"/>
        </w:rPr>
      </w:pPr>
    </w:p>
    <w:p>
      <w:pPr>
        <w:pStyle w:val="8"/>
        <w:numPr>
          <w:ilvl w:val="0"/>
          <w:numId w:val="8"/>
        </w:numPr>
        <w:bidi w:val="0"/>
        <w:rPr>
          <w:rFonts w:hint="default"/>
          <w:lang w:val="en-US" w:eastAsia="zh-CN"/>
        </w:rPr>
      </w:pPr>
      <w:r>
        <w:rPr>
          <w:rFonts w:hint="eastAsia"/>
          <w:lang w:val="en-US" w:eastAsia="zh-CN"/>
        </w:rPr>
        <w:t>试题任务</w:t>
      </w:r>
    </w:p>
    <w:p>
      <w:pPr>
        <w:rPr>
          <w:rFonts w:hint="eastAsia"/>
          <w:lang w:val="en-US" w:eastAsia="zh-CN"/>
        </w:rPr>
      </w:pPr>
      <w:r>
        <w:rPr>
          <w:rFonts w:hint="eastAsia"/>
          <w:lang w:val="en-US" w:eastAsia="zh-CN"/>
        </w:rPr>
        <w:t>待完成列表中点击试题任务，进入某次试题任务的作答页面。</w:t>
      </w:r>
    </w:p>
    <w:p>
      <w:pPr>
        <w:pStyle w:val="9"/>
        <w:numPr>
          <w:ilvl w:val="0"/>
          <w:numId w:val="9"/>
        </w:numPr>
        <w:bidi w:val="0"/>
        <w:rPr>
          <w:rFonts w:hint="default"/>
          <w:lang w:val="en-US" w:eastAsia="zh-CN"/>
        </w:rPr>
      </w:pPr>
      <w:r>
        <w:rPr>
          <w:rFonts w:hint="eastAsia"/>
          <w:lang w:val="en-US" w:eastAsia="zh-CN"/>
        </w:rPr>
        <w:t>任务信息：</w:t>
      </w:r>
    </w:p>
    <w:p>
      <w:pPr>
        <w:pStyle w:val="2"/>
        <w:numPr>
          <w:ilvl w:val="0"/>
          <w:numId w:val="0"/>
        </w:numPr>
        <w:ind w:firstLine="480" w:firstLineChars="200"/>
        <w:rPr>
          <w:rFonts w:hint="default"/>
          <w:lang w:val="en-US" w:eastAsia="zh-CN"/>
        </w:rPr>
      </w:pPr>
      <w:r>
        <w:rPr>
          <w:rFonts w:hint="eastAsia"/>
          <w:lang w:val="en-US" w:eastAsia="zh-CN"/>
        </w:rPr>
        <w:t>任务名称、任务截止时间（有则显示，无则不显示）、任务要求（有则显示、无则不显示）、题目数量和分值的显示（共*道题，满分***，按单题型显示数量，有此题型就显示没有不显示）</w:t>
      </w:r>
    </w:p>
    <w:p>
      <w:pPr>
        <w:pStyle w:val="9"/>
        <w:numPr>
          <w:ilvl w:val="0"/>
          <w:numId w:val="9"/>
        </w:numPr>
        <w:bidi w:val="0"/>
        <w:rPr>
          <w:rFonts w:hint="default"/>
          <w:lang w:val="en-US" w:eastAsia="zh-CN"/>
        </w:rPr>
      </w:pPr>
      <w:r>
        <w:rPr>
          <w:rFonts w:hint="eastAsia"/>
          <w:lang w:val="en-US" w:eastAsia="zh-CN"/>
        </w:rPr>
        <w:t>题目作答：</w:t>
      </w:r>
    </w:p>
    <w:p>
      <w:pPr>
        <w:pStyle w:val="2"/>
        <w:numPr>
          <w:ilvl w:val="0"/>
          <w:numId w:val="0"/>
        </w:numPr>
        <w:rPr>
          <w:rFonts w:hint="default"/>
          <w:lang w:val="en-US" w:eastAsia="zh-CN"/>
        </w:rPr>
      </w:pPr>
      <w:r>
        <w:rPr>
          <w:rFonts w:hint="eastAsia"/>
          <w:lang w:val="en-US" w:eastAsia="zh-CN"/>
        </w:rPr>
        <w:t>显示题目的题号，题型和分值、题干和作答区域</w:t>
      </w:r>
    </w:p>
    <w:p>
      <w:pPr>
        <w:pStyle w:val="2"/>
        <w:numPr>
          <w:ilvl w:val="0"/>
          <w:numId w:val="10"/>
        </w:numPr>
        <w:ind w:left="420" w:leftChars="0" w:hanging="420" w:firstLineChars="0"/>
        <w:rPr>
          <w:rFonts w:hint="default"/>
          <w:lang w:val="en-US" w:eastAsia="zh-CN"/>
        </w:rPr>
      </w:pPr>
      <w:r>
        <w:rPr>
          <w:rFonts w:hint="eastAsia"/>
          <w:lang w:val="en-US" w:eastAsia="zh-CN"/>
        </w:rPr>
        <w:t>单选题：单选控件控制选择答案，选择答案后可以修改，但不可以取消勾选。</w:t>
      </w:r>
    </w:p>
    <w:p>
      <w:pPr>
        <w:pStyle w:val="2"/>
        <w:numPr>
          <w:ilvl w:val="0"/>
          <w:numId w:val="10"/>
        </w:numPr>
        <w:ind w:left="420" w:leftChars="0" w:hanging="420" w:firstLineChars="0"/>
        <w:rPr>
          <w:rFonts w:hint="default"/>
          <w:lang w:val="en-US" w:eastAsia="zh-CN"/>
        </w:rPr>
      </w:pPr>
      <w:r>
        <w:rPr>
          <w:rFonts w:hint="eastAsia"/>
          <w:lang w:val="en-US" w:eastAsia="zh-CN"/>
        </w:rPr>
        <w:t>多选题：复选控件控制选择答案，选择答案后可以修改，但不可以取消勾选。</w:t>
      </w:r>
    </w:p>
    <w:p>
      <w:pPr>
        <w:pStyle w:val="2"/>
        <w:numPr>
          <w:ilvl w:val="0"/>
          <w:numId w:val="10"/>
        </w:numPr>
        <w:ind w:left="420" w:leftChars="0" w:hanging="420" w:firstLineChars="0"/>
        <w:rPr>
          <w:rFonts w:hint="default"/>
          <w:lang w:val="en-US" w:eastAsia="zh-CN"/>
        </w:rPr>
      </w:pPr>
      <w:r>
        <w:rPr>
          <w:rFonts w:hint="eastAsia"/>
          <w:lang w:val="en-US" w:eastAsia="zh-CN"/>
        </w:rPr>
        <w:t>非主观题：拍照上传答案。点击拍照上传按钮，调起平板摄像头（拍照、保存、取消、裁剪、调亮度、旋转），拍摄照片保存后，上传到平台进行显示。支持已上传图片的删除，支持多次拍照上传图片，支持多张图片答案。非主观题可以删除答案图片，全部删除后视为未作答。</w:t>
      </w:r>
    </w:p>
    <w:p>
      <w:pPr>
        <w:pStyle w:val="2"/>
        <w:numPr>
          <w:ilvl w:val="0"/>
          <w:numId w:val="10"/>
        </w:numPr>
        <w:ind w:left="420" w:leftChars="0" w:hanging="420" w:firstLineChars="0"/>
        <w:rPr>
          <w:rFonts w:hint="default"/>
          <w:lang w:val="en-US" w:eastAsia="zh-CN"/>
        </w:rPr>
      </w:pPr>
      <w:r>
        <w:rPr>
          <w:rFonts w:hint="eastAsia"/>
          <w:lang w:val="en-US" w:eastAsia="zh-CN"/>
        </w:rPr>
        <w:t>复合题：按符合小题的题型进行答题控制。同单选、所选、非主观题。</w:t>
      </w:r>
    </w:p>
    <w:p>
      <w:pPr>
        <w:pStyle w:val="2"/>
        <w:numPr>
          <w:ilvl w:val="0"/>
          <w:numId w:val="10"/>
        </w:numPr>
        <w:ind w:left="420" w:leftChars="0" w:hanging="420" w:firstLineChars="0"/>
        <w:rPr>
          <w:rFonts w:hint="default"/>
          <w:lang w:val="en-US" w:eastAsia="zh-CN"/>
        </w:rPr>
      </w:pPr>
      <w:r>
        <w:rPr>
          <w:rFonts w:hint="eastAsia"/>
          <w:lang w:val="en-US" w:eastAsia="zh-CN"/>
        </w:rPr>
        <w:t>选做题组：系统最大支持5组分组，当相同题组下，学生全部作答，按第一题实际得分进行统计。选做题如果都做了，批阅的时候，也都批阅。点击选做分组1标签，提示“选做题，请你从当前分组中选做1题，如果做多道题将按第一题统计分值。”</w:t>
      </w:r>
    </w:p>
    <w:p>
      <w:pPr>
        <w:pStyle w:val="2"/>
        <w:numPr>
          <w:ilvl w:val="0"/>
          <w:numId w:val="10"/>
        </w:numPr>
        <w:ind w:left="420" w:leftChars="0" w:hanging="420" w:firstLineChars="0"/>
        <w:rPr>
          <w:rFonts w:hint="default"/>
          <w:lang w:val="en-US" w:eastAsia="zh-CN"/>
        </w:rPr>
      </w:pPr>
      <w:r>
        <w:rPr>
          <w:rFonts w:hint="eastAsia"/>
          <w:lang w:val="en-US" w:eastAsia="zh-CN"/>
        </w:rPr>
        <w:t>答题统计：显示本次任务的所有题目编号。已作答的绿色表示，未作答的灰色表示</w:t>
      </w:r>
    </w:p>
    <w:p>
      <w:pPr>
        <w:pStyle w:val="2"/>
        <w:numPr>
          <w:ilvl w:val="0"/>
          <w:numId w:val="10"/>
        </w:numPr>
        <w:ind w:left="420" w:leftChars="0" w:hanging="420" w:firstLineChars="0"/>
        <w:rPr>
          <w:rFonts w:hint="default"/>
          <w:lang w:val="en-US" w:eastAsia="zh-CN"/>
        </w:rPr>
      </w:pPr>
      <w:r>
        <w:rPr>
          <w:rFonts w:hint="eastAsia"/>
          <w:lang w:val="en-US" w:eastAsia="zh-CN"/>
        </w:rPr>
        <w:t>保存按钮：未提交前都可以点击保存按钮，保存后，还可以在待完成列表进行继续作答。点击保存，提示“已为您自动保存作答数据，您可以下次继续作答”，点击知道了，返回未完成任务列表。</w:t>
      </w:r>
    </w:p>
    <w:p>
      <w:pPr>
        <w:pStyle w:val="2"/>
        <w:numPr>
          <w:ilvl w:val="0"/>
          <w:numId w:val="10"/>
        </w:numPr>
        <w:ind w:left="420" w:leftChars="0" w:hanging="420" w:firstLineChars="0"/>
        <w:rPr>
          <w:rFonts w:hint="default"/>
          <w:lang w:val="en-US" w:eastAsia="zh-CN"/>
        </w:rPr>
      </w:pPr>
      <w:r>
        <w:rPr>
          <w:rFonts w:hint="eastAsia"/>
          <w:lang w:val="en-US" w:eastAsia="zh-CN"/>
        </w:rPr>
        <w:t>提交按钮：</w:t>
      </w:r>
    </w:p>
    <w:p>
      <w:pPr>
        <w:pStyle w:val="2"/>
        <w:numPr>
          <w:ilvl w:val="0"/>
          <w:numId w:val="0"/>
        </w:numPr>
        <w:ind w:leftChars="0"/>
        <w:rPr>
          <w:rFonts w:hint="default"/>
          <w:lang w:val="en-US" w:eastAsia="zh-CN"/>
        </w:rPr>
      </w:pPr>
      <w:r>
        <w:rPr>
          <w:rFonts w:hint="eastAsia"/>
          <w:lang w:val="en-US" w:eastAsia="zh-CN"/>
        </w:rPr>
        <w:t xml:space="preserve">   点击提交进行是否允许提交的判断。当超过教师设置的截止时间，则提示“当前任务已超过教师设置的截止时间，不允许进行提交，您可以联系下教师。”点击知道了，关闭当前提示。且系统将作答数据进行自动保存。</w:t>
      </w:r>
    </w:p>
    <w:p>
      <w:pPr>
        <w:pStyle w:val="2"/>
        <w:numPr>
          <w:ilvl w:val="0"/>
          <w:numId w:val="0"/>
        </w:numPr>
        <w:ind w:leftChars="0" w:firstLine="480" w:firstLineChars="200"/>
        <w:rPr>
          <w:rFonts w:hint="eastAsia"/>
          <w:lang w:val="en-US" w:eastAsia="zh-CN"/>
        </w:rPr>
      </w:pPr>
      <w:r>
        <w:rPr>
          <w:rFonts w:hint="eastAsia"/>
          <w:lang w:val="en-US" w:eastAsia="zh-CN"/>
        </w:rPr>
        <w:t>未超过截止时间，点击按钮进行是否作答的判断。当有未作答题目时，提示“当前有未作答的任务，您确人要交卷吗？”选择我要交卷，进入提交后的作答结果页面。点击不交，留在当前页面继续答题。</w:t>
      </w:r>
    </w:p>
    <w:p>
      <w:pPr>
        <w:pStyle w:val="2"/>
        <w:numPr>
          <w:ilvl w:val="0"/>
          <w:numId w:val="10"/>
        </w:numPr>
        <w:ind w:left="420" w:leftChars="0" w:hanging="420" w:firstLineChars="0"/>
        <w:rPr>
          <w:rFonts w:hint="default"/>
          <w:lang w:val="en-US" w:eastAsia="zh-CN"/>
        </w:rPr>
      </w:pPr>
      <w:r>
        <w:rPr>
          <w:rFonts w:hint="eastAsia"/>
          <w:lang w:val="en-US" w:eastAsia="zh-CN"/>
        </w:rPr>
        <w:t>作答页面的顶部返回按钮：点击进行判断，当有未作答内容，提示“已为您自动保存当前作答数据，但还没有答完，您确认退出吗？”；当无未作答内容，提示“已为您自动保存当前作答数据，您确认退出吗？”选择退出，返回待完成任务页面。取消则留在的当前。</w:t>
      </w:r>
    </w:p>
    <w:p>
      <w:r>
        <w:drawing>
          <wp:inline distT="0" distB="0" distL="114300" distR="114300">
            <wp:extent cx="2719705" cy="37839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719705" cy="3783965"/>
                    </a:xfrm>
                    <a:prstGeom prst="rect">
                      <a:avLst/>
                    </a:prstGeom>
                    <a:noFill/>
                    <a:ln>
                      <a:noFill/>
                    </a:ln>
                  </pic:spPr>
                </pic:pic>
              </a:graphicData>
            </a:graphic>
          </wp:inline>
        </w:drawing>
      </w:r>
      <w:r>
        <w:drawing>
          <wp:inline distT="0" distB="0" distL="114300" distR="114300">
            <wp:extent cx="2705100" cy="376237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705100" cy="3762375"/>
                    </a:xfrm>
                    <a:prstGeom prst="rect">
                      <a:avLst/>
                    </a:prstGeom>
                    <a:noFill/>
                    <a:ln>
                      <a:noFill/>
                    </a:ln>
                  </pic:spPr>
                </pic:pic>
              </a:graphicData>
            </a:graphic>
          </wp:inline>
        </w:drawing>
      </w:r>
    </w:p>
    <w:p>
      <w:pPr>
        <w:pStyle w:val="9"/>
        <w:numPr>
          <w:ilvl w:val="0"/>
          <w:numId w:val="9"/>
        </w:numPr>
        <w:bidi w:val="0"/>
        <w:rPr>
          <w:rFonts w:hint="eastAsia"/>
          <w:lang w:val="en-US" w:eastAsia="zh-CN"/>
        </w:rPr>
      </w:pPr>
      <w:r>
        <w:rPr>
          <w:rFonts w:hint="eastAsia"/>
          <w:lang w:val="en-US" w:eastAsia="zh-CN"/>
        </w:rPr>
        <w:t>提交后的作答结果页面</w:t>
      </w:r>
    </w:p>
    <w:p>
      <w:pPr>
        <w:pStyle w:val="2"/>
        <w:numPr>
          <w:ilvl w:val="0"/>
          <w:numId w:val="11"/>
        </w:numPr>
        <w:ind w:left="420" w:leftChars="0" w:hanging="420" w:firstLineChars="0"/>
        <w:rPr>
          <w:rFonts w:hint="default" w:eastAsia="微软雅黑"/>
          <w:lang w:val="en-US" w:eastAsia="zh-CN"/>
        </w:rPr>
      </w:pPr>
      <w:r>
        <w:rPr>
          <w:rFonts w:hint="eastAsia"/>
          <w:lang w:val="en-US" w:eastAsia="zh-CN"/>
        </w:rPr>
        <w:t>分值显示区域：显示本次任务的分值。显示满分，得分率。如果有截止时间显示截止时间，无不显示；显示答题学生答题时间。提交后系统自动将客观题根据答案进行批阅。主观题等待教师批阅，教师批阅后，分值与客观题分值进行累加。如果该任务已经批阅，则显示阅卷人和阅卷时间。</w:t>
      </w:r>
    </w:p>
    <w:p>
      <w:pPr>
        <w:pStyle w:val="2"/>
        <w:numPr>
          <w:ilvl w:val="0"/>
          <w:numId w:val="11"/>
        </w:numPr>
        <w:ind w:left="420" w:leftChars="0" w:hanging="420" w:firstLineChars="0"/>
        <w:rPr>
          <w:rFonts w:hint="default" w:eastAsia="微软雅黑"/>
          <w:lang w:val="en-US" w:eastAsia="zh-CN"/>
        </w:rPr>
      </w:pPr>
      <w:r>
        <w:rPr>
          <w:rFonts w:hint="eastAsia"/>
          <w:lang w:val="en-US" w:eastAsia="zh-CN"/>
        </w:rPr>
        <w:t>题目正确与错误统计。显示当前有多少题，各题型有多少题。按题目编号显示题目的正确，错误和未阅。正确的用绿色标记，错误的用红色标记，对于非选择题型来说，如果得满分用绿色标记，未得满分用红色标记。未批阅的题目用灰色标记。</w:t>
      </w:r>
    </w:p>
    <w:p>
      <w:pPr>
        <w:pStyle w:val="2"/>
        <w:numPr>
          <w:ilvl w:val="0"/>
          <w:numId w:val="11"/>
        </w:numPr>
        <w:ind w:left="420" w:leftChars="0" w:hanging="420" w:firstLineChars="0"/>
        <w:rPr>
          <w:rFonts w:hint="default" w:eastAsia="微软雅黑"/>
          <w:lang w:val="en-US" w:eastAsia="zh-CN"/>
        </w:rPr>
      </w:pPr>
      <w:r>
        <w:rPr>
          <w:rFonts w:hint="eastAsia"/>
          <w:lang w:val="en-US" w:eastAsia="zh-CN"/>
        </w:rPr>
        <w:t>客观题的详细作答查看。显示题号，题型，分值，难度，正确/错误的结果。题干，选项中用颜色标记自己的作答选项。正确答案、解析和视频讲解播放按钮（有就显示，无就不显示）。</w:t>
      </w:r>
    </w:p>
    <w:p>
      <w:pPr>
        <w:pStyle w:val="2"/>
        <w:numPr>
          <w:ilvl w:val="0"/>
          <w:numId w:val="11"/>
        </w:numPr>
        <w:ind w:left="420" w:leftChars="0" w:hanging="420" w:firstLineChars="0"/>
        <w:rPr>
          <w:rFonts w:hint="default" w:eastAsia="微软雅黑"/>
          <w:lang w:val="en-US" w:eastAsia="zh-CN"/>
        </w:rPr>
      </w:pPr>
      <w:r>
        <w:rPr>
          <w:rFonts w:hint="eastAsia"/>
          <w:lang w:val="en-US" w:eastAsia="zh-CN"/>
        </w:rPr>
        <w:t>点击视频讲解按钮。根据设备当前的状态（横屏、竖屏）进行显示。</w:t>
      </w:r>
    </w:p>
    <w:p>
      <w:pPr>
        <w:pStyle w:val="2"/>
        <w:numPr>
          <w:ilvl w:val="0"/>
          <w:numId w:val="0"/>
        </w:numPr>
        <w:ind w:leftChars="0" w:firstLine="480"/>
        <w:rPr>
          <w:rFonts w:hint="eastAsia"/>
          <w:lang w:val="en-US" w:eastAsia="zh-CN"/>
        </w:rPr>
      </w:pPr>
      <w:r>
        <w:rPr>
          <w:rFonts w:hint="eastAsia"/>
          <w:lang w:val="en-US" w:eastAsia="zh-CN"/>
        </w:rPr>
        <w:t>支持播放/暂停、音量大小、全屏的控制，进度条显示（当前亿播放时间和视频全部时间），</w:t>
      </w:r>
    </w:p>
    <w:p>
      <w:pPr>
        <w:pStyle w:val="2"/>
        <w:numPr>
          <w:ilvl w:val="0"/>
          <w:numId w:val="0"/>
        </w:numPr>
        <w:ind w:leftChars="0" w:firstLine="480"/>
        <w:rPr>
          <w:rFonts w:hint="eastAsia"/>
          <w:lang w:val="en-US" w:eastAsia="zh-CN"/>
        </w:rPr>
      </w:pPr>
      <w:r>
        <w:rPr>
          <w:rFonts w:hint="eastAsia"/>
          <w:lang w:val="en-US" w:eastAsia="zh-CN"/>
        </w:rPr>
        <w:t>点击全屏则自动横屏进行全屏查看。</w:t>
      </w:r>
    </w:p>
    <w:p>
      <w:pPr>
        <w:pStyle w:val="2"/>
        <w:numPr>
          <w:ilvl w:val="0"/>
          <w:numId w:val="11"/>
        </w:numPr>
        <w:ind w:left="420" w:leftChars="0" w:hanging="420" w:firstLineChars="0"/>
        <w:rPr>
          <w:rFonts w:hint="default"/>
          <w:lang w:val="en-US" w:eastAsia="zh-CN"/>
        </w:rPr>
      </w:pPr>
      <w:r>
        <w:rPr>
          <w:rFonts w:hint="eastAsia"/>
          <w:lang w:val="en-US" w:eastAsia="zh-CN"/>
        </w:rPr>
        <w:t>主观题的作答结果查看。</w:t>
      </w:r>
    </w:p>
    <w:p>
      <w:pPr>
        <w:pStyle w:val="2"/>
        <w:numPr>
          <w:ilvl w:val="0"/>
          <w:numId w:val="0"/>
        </w:numPr>
        <w:ind w:leftChars="0" w:firstLine="480" w:firstLineChars="200"/>
        <w:rPr>
          <w:rFonts w:hint="default"/>
          <w:lang w:val="en-US" w:eastAsia="zh-CN"/>
        </w:rPr>
      </w:pPr>
      <w:r>
        <w:rPr>
          <w:rFonts w:hint="eastAsia"/>
          <w:lang w:val="en-US" w:eastAsia="zh-CN"/>
        </w:rPr>
        <w:t>显示题号，题型，分值，难度，正确和错误的显示，当未阅时显示未阅，当阅卷后显示题目得分，当满分时用绿色显示，非满分用红色显示得分。题干，我的作答（当有作答时，显示作答图片。当无作答时，显示未作答）</w:t>
      </w:r>
    </w:p>
    <w:p>
      <w:pPr>
        <w:pStyle w:val="2"/>
        <w:numPr>
          <w:ilvl w:val="0"/>
          <w:numId w:val="0"/>
        </w:numPr>
        <w:ind w:leftChars="0" w:firstLine="480"/>
        <w:rPr>
          <w:rFonts w:hint="eastAsia"/>
          <w:lang w:val="en-US" w:eastAsia="zh-CN"/>
        </w:rPr>
      </w:pPr>
      <w:r>
        <w:rPr>
          <w:rFonts w:hint="eastAsia"/>
          <w:lang w:val="en-US" w:eastAsia="zh-CN"/>
        </w:rPr>
        <w:t>订正：阅卷前后均可进行订正。点击订正，调起摄像头进行拍照（同拍照上传答案）。</w:t>
      </w:r>
    </w:p>
    <w:p>
      <w:pPr>
        <w:pStyle w:val="2"/>
        <w:numPr>
          <w:ilvl w:val="0"/>
          <w:numId w:val="0"/>
        </w:numPr>
        <w:ind w:leftChars="0" w:firstLine="480"/>
        <w:rPr>
          <w:rFonts w:hint="eastAsia"/>
          <w:lang w:val="en-US" w:eastAsia="zh-CN"/>
        </w:rPr>
      </w:pPr>
      <w:r>
        <w:rPr>
          <w:rFonts w:hint="eastAsia"/>
          <w:lang w:val="en-US" w:eastAsia="zh-CN"/>
        </w:rPr>
        <w:t>订正的图片支持删除，支持上传多张图片。</w:t>
      </w:r>
    </w:p>
    <w:p>
      <w:pPr>
        <w:pStyle w:val="2"/>
        <w:numPr>
          <w:ilvl w:val="0"/>
          <w:numId w:val="11"/>
        </w:numPr>
        <w:ind w:left="420" w:leftChars="0" w:hanging="420" w:firstLineChars="0"/>
        <w:rPr>
          <w:rFonts w:hint="default"/>
          <w:lang w:val="en-US" w:eastAsia="zh-CN"/>
        </w:rPr>
      </w:pPr>
      <w:r>
        <w:rPr>
          <w:rFonts w:hint="eastAsia"/>
          <w:lang w:val="en-US" w:eastAsia="zh-CN"/>
        </w:rPr>
        <w:t>提交后，未到答案公布时间：提示“提交成功，但未到教师设置的答案公布时间，请耐心等待！答案公布时间：”</w:t>
      </w:r>
    </w:p>
    <w:p>
      <w:pPr>
        <w:pStyle w:val="2"/>
        <w:numPr>
          <w:ilvl w:val="0"/>
          <w:numId w:val="0"/>
        </w:numPr>
        <w:ind w:leftChars="200"/>
      </w:pPr>
      <w:r>
        <w:drawing>
          <wp:inline distT="0" distB="0" distL="114300" distR="114300">
            <wp:extent cx="1802130" cy="1219835"/>
            <wp:effectExtent l="0" t="0" r="7620" b="184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1802130" cy="1219835"/>
                    </a:xfrm>
                    <a:prstGeom prst="rect">
                      <a:avLst/>
                    </a:prstGeom>
                    <a:noFill/>
                    <a:ln>
                      <a:noFill/>
                    </a:ln>
                  </pic:spPr>
                </pic:pic>
              </a:graphicData>
            </a:graphic>
          </wp:inline>
        </w:drawing>
      </w:r>
    </w:p>
    <w:p>
      <w:pPr>
        <w:pStyle w:val="2"/>
        <w:numPr>
          <w:ilvl w:val="0"/>
          <w:numId w:val="0"/>
        </w:numPr>
        <w:ind w:leftChars="200"/>
        <w:rPr>
          <w:rFonts w:hint="eastAsia"/>
          <w:b/>
          <w:bCs/>
          <w:lang w:val="en-US" w:eastAsia="zh-CN"/>
        </w:rPr>
      </w:pPr>
      <w:r>
        <w:drawing>
          <wp:inline distT="0" distB="0" distL="114300" distR="114300">
            <wp:extent cx="2705735" cy="3803015"/>
            <wp:effectExtent l="0" t="0" r="1841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705735" cy="3803015"/>
                    </a:xfrm>
                    <a:prstGeom prst="rect">
                      <a:avLst/>
                    </a:prstGeom>
                    <a:noFill/>
                    <a:ln>
                      <a:noFill/>
                    </a:ln>
                  </pic:spPr>
                </pic:pic>
              </a:graphicData>
            </a:graphic>
          </wp:inline>
        </w:drawing>
      </w:r>
      <w:r>
        <w:drawing>
          <wp:inline distT="0" distB="0" distL="114300" distR="114300">
            <wp:extent cx="2717165" cy="3817620"/>
            <wp:effectExtent l="0" t="0" r="6985"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2717165" cy="3817620"/>
                    </a:xfrm>
                    <a:prstGeom prst="rect">
                      <a:avLst/>
                    </a:prstGeom>
                    <a:noFill/>
                    <a:ln>
                      <a:noFill/>
                    </a:ln>
                  </pic:spPr>
                </pic:pic>
              </a:graphicData>
            </a:graphic>
          </wp:inline>
        </w:drawing>
      </w:r>
    </w:p>
    <w:p>
      <w:pPr>
        <w:pStyle w:val="2"/>
        <w:numPr>
          <w:ilvl w:val="0"/>
          <w:numId w:val="0"/>
        </w:numPr>
        <w:ind w:leftChars="200"/>
        <w:rPr>
          <w:rFonts w:hint="default"/>
          <w:lang w:val="en-US" w:eastAsia="zh-CN"/>
        </w:rPr>
      </w:pPr>
    </w:p>
    <w:p>
      <w:pPr>
        <w:pStyle w:val="8"/>
        <w:numPr>
          <w:ilvl w:val="0"/>
          <w:numId w:val="8"/>
        </w:numPr>
        <w:bidi w:val="0"/>
        <w:rPr>
          <w:rFonts w:hint="default"/>
          <w:lang w:val="en-US" w:eastAsia="zh-CN"/>
        </w:rPr>
      </w:pPr>
      <w:r>
        <w:rPr>
          <w:rFonts w:hint="eastAsia"/>
          <w:lang w:val="en-US" w:eastAsia="zh-CN"/>
        </w:rPr>
        <w:t>课程任务</w:t>
      </w:r>
    </w:p>
    <w:p>
      <w:pPr>
        <w:rPr>
          <w:rFonts w:hint="default"/>
          <w:lang w:val="en-US" w:eastAsia="zh-CN"/>
        </w:rPr>
      </w:pPr>
      <w:r>
        <w:rPr>
          <w:rFonts w:hint="eastAsia"/>
          <w:lang w:val="en-US" w:eastAsia="zh-CN"/>
        </w:rPr>
        <w:t>课程任务的提交：按模块提交。课程任务中，如有多个模块，一个模块完成后，则提交给教师，教师可以阅卷，即按模块提交。但是学生端待完成列表和已完成列表的状态变动是需要全部模块的完成。</w:t>
      </w:r>
    </w:p>
    <w:p>
      <w:pPr>
        <w:pStyle w:val="9"/>
        <w:numPr>
          <w:ilvl w:val="0"/>
          <w:numId w:val="12"/>
        </w:numPr>
        <w:bidi w:val="0"/>
        <w:ind w:left="0" w:leftChars="0" w:firstLine="480" w:firstLineChars="200"/>
        <w:rPr>
          <w:rFonts w:hint="default"/>
          <w:lang w:val="en-US" w:eastAsia="zh-CN"/>
        </w:rPr>
      </w:pPr>
      <w:r>
        <w:rPr>
          <w:rFonts w:hint="eastAsia"/>
          <w:lang w:val="en-US" w:eastAsia="zh-CN"/>
        </w:rPr>
        <w:t>任务信息：</w:t>
      </w:r>
    </w:p>
    <w:p>
      <w:pPr>
        <w:pStyle w:val="2"/>
        <w:numPr>
          <w:ilvl w:val="0"/>
          <w:numId w:val="0"/>
        </w:numPr>
        <w:rPr>
          <w:rFonts w:hint="eastAsia"/>
          <w:lang w:val="en-US" w:eastAsia="zh-CN"/>
        </w:rPr>
      </w:pPr>
      <w:r>
        <w:rPr>
          <w:rFonts w:hint="eastAsia"/>
          <w:lang w:val="en-US" w:eastAsia="zh-CN"/>
        </w:rPr>
        <w:t>任务名称、任务截止时间（有则显示，无则不显示）、任务要求（有则显示、无则不显示）</w:t>
      </w:r>
    </w:p>
    <w:p>
      <w:pPr>
        <w:pStyle w:val="9"/>
        <w:numPr>
          <w:ilvl w:val="0"/>
          <w:numId w:val="12"/>
        </w:numPr>
        <w:bidi w:val="0"/>
        <w:ind w:left="0" w:leftChars="0" w:firstLine="480" w:firstLineChars="200"/>
        <w:rPr>
          <w:rFonts w:hint="default"/>
          <w:lang w:val="en-US" w:eastAsia="zh-CN"/>
        </w:rPr>
      </w:pPr>
      <w:r>
        <w:rPr>
          <w:rFonts w:hint="eastAsia"/>
          <w:lang w:val="en-US" w:eastAsia="zh-CN"/>
        </w:rPr>
        <w:t>课程任务的查看页面</w:t>
      </w:r>
    </w:p>
    <w:p>
      <w:pPr>
        <w:rPr>
          <w:rFonts w:hint="default"/>
          <w:lang w:val="en-US" w:eastAsia="zh-CN"/>
        </w:rPr>
      </w:pPr>
      <w:r>
        <w:rPr>
          <w:rFonts w:hint="eastAsia"/>
          <w:lang w:val="en-US" w:eastAsia="zh-CN"/>
        </w:rPr>
        <w:t>课程任务的查看页面的显示。按模块的顺序进行显示。按模块进行作答。固定区域折叠显示任务内容。</w:t>
      </w:r>
    </w:p>
    <w:p>
      <w:pPr>
        <w:pStyle w:val="10"/>
        <w:numPr>
          <w:ilvl w:val="0"/>
          <w:numId w:val="13"/>
        </w:numPr>
        <w:bidi w:val="0"/>
        <w:rPr>
          <w:rFonts w:hint="default"/>
          <w:lang w:val="en-US" w:eastAsia="zh-CN"/>
        </w:rPr>
      </w:pPr>
      <w:r>
        <w:rPr>
          <w:rFonts w:hint="eastAsia"/>
          <w:lang w:val="en-US" w:eastAsia="zh-CN"/>
        </w:rPr>
        <w:t>资料模块：</w:t>
      </w:r>
    </w:p>
    <w:p>
      <w:pPr>
        <w:rPr>
          <w:rFonts w:hint="default"/>
          <w:lang w:val="en-US" w:eastAsia="zh-CN"/>
        </w:rPr>
      </w:pPr>
      <w:r>
        <w:rPr>
          <w:rFonts w:hint="eastAsia"/>
          <w:lang w:val="en-US" w:eastAsia="zh-CN"/>
        </w:rPr>
        <w:t>资料模块用时规则：点击开始-完成的时间段记为资料模块用时</w:t>
      </w:r>
    </w:p>
    <w:p>
      <w:pPr>
        <w:pStyle w:val="2"/>
        <w:numPr>
          <w:ilvl w:val="0"/>
          <w:numId w:val="0"/>
        </w:numPr>
        <w:ind w:leftChars="0" w:firstLine="480" w:firstLineChars="200"/>
        <w:rPr>
          <w:rFonts w:hint="eastAsia"/>
          <w:lang w:val="en-US" w:eastAsia="zh-CN"/>
        </w:rPr>
      </w:pPr>
      <w:r>
        <w:rPr>
          <w:rFonts w:hint="eastAsia"/>
          <w:lang w:val="en-US" w:eastAsia="zh-CN"/>
        </w:rPr>
        <w:t>显示模块名称，固定高度折叠显示模块内容。未答模块右上角的按钮为“开始学习”按钮。</w:t>
      </w:r>
    </w:p>
    <w:p>
      <w:pPr>
        <w:pStyle w:val="2"/>
        <w:numPr>
          <w:ilvl w:val="0"/>
          <w:numId w:val="0"/>
        </w:numPr>
        <w:ind w:leftChars="0" w:firstLine="480" w:firstLineChars="200"/>
      </w:pPr>
      <w:r>
        <w:drawing>
          <wp:inline distT="0" distB="0" distL="114300" distR="114300">
            <wp:extent cx="5991225" cy="2771775"/>
            <wp:effectExtent l="0" t="0" r="952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3"/>
                    <a:stretch>
                      <a:fillRect/>
                    </a:stretch>
                  </pic:blipFill>
                  <pic:spPr>
                    <a:xfrm>
                      <a:off x="0" y="0"/>
                      <a:ext cx="5991225" cy="2771775"/>
                    </a:xfrm>
                    <a:prstGeom prst="rect">
                      <a:avLst/>
                    </a:prstGeom>
                    <a:noFill/>
                    <a:ln>
                      <a:noFill/>
                    </a:ln>
                  </pic:spPr>
                </pic:pic>
              </a:graphicData>
            </a:graphic>
          </wp:inline>
        </w:drawing>
      </w:r>
    </w:p>
    <w:p>
      <w:pPr>
        <w:pStyle w:val="2"/>
        <w:numPr>
          <w:ilvl w:val="0"/>
          <w:numId w:val="0"/>
        </w:numPr>
        <w:ind w:leftChars="0" w:firstLine="480" w:firstLineChars="200"/>
        <w:rPr>
          <w:rFonts w:hint="default"/>
          <w:lang w:val="en-US" w:eastAsia="zh-CN"/>
        </w:rPr>
      </w:pPr>
      <w:r>
        <w:rPr>
          <w:rFonts w:hint="eastAsia"/>
          <w:lang w:val="en-US" w:eastAsia="zh-CN"/>
        </w:rPr>
        <w:t>点击开始学习按钮，下拉展开折叠的内容作答区。点击完成学习按钮，则此时模块完成学习，重新折叠内容作答区，此时模块的状态变为已完成。</w:t>
      </w:r>
    </w:p>
    <w:p>
      <w:pPr>
        <w:pStyle w:val="2"/>
        <w:numPr>
          <w:ilvl w:val="0"/>
          <w:numId w:val="0"/>
        </w:numPr>
        <w:ind w:leftChars="0" w:firstLine="480" w:firstLineChars="200"/>
      </w:pPr>
      <w:r>
        <w:drawing>
          <wp:inline distT="0" distB="0" distL="114300" distR="114300">
            <wp:extent cx="4781550" cy="4505325"/>
            <wp:effectExtent l="0" t="0" r="0"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781550" cy="4505325"/>
                    </a:xfrm>
                    <a:prstGeom prst="rect">
                      <a:avLst/>
                    </a:prstGeom>
                    <a:noFill/>
                    <a:ln>
                      <a:noFill/>
                    </a:ln>
                  </pic:spPr>
                </pic:pic>
              </a:graphicData>
            </a:graphic>
          </wp:inline>
        </w:drawing>
      </w:r>
    </w:p>
    <w:p>
      <w:pPr>
        <w:pStyle w:val="2"/>
        <w:numPr>
          <w:ilvl w:val="0"/>
          <w:numId w:val="0"/>
        </w:numPr>
        <w:ind w:leftChars="0" w:firstLine="480" w:firstLineChars="200"/>
      </w:pPr>
      <w:r>
        <w:drawing>
          <wp:inline distT="0" distB="0" distL="114300" distR="114300">
            <wp:extent cx="4867275" cy="2295525"/>
            <wp:effectExtent l="0" t="0" r="9525"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867275" cy="2295525"/>
                    </a:xfrm>
                    <a:prstGeom prst="rect">
                      <a:avLst/>
                    </a:prstGeom>
                    <a:noFill/>
                    <a:ln>
                      <a:noFill/>
                    </a:ln>
                  </pic:spPr>
                </pic:pic>
              </a:graphicData>
            </a:graphic>
          </wp:inline>
        </w:drawing>
      </w:r>
    </w:p>
    <w:p>
      <w:pPr>
        <w:pStyle w:val="10"/>
        <w:numPr>
          <w:ilvl w:val="0"/>
          <w:numId w:val="13"/>
        </w:numPr>
        <w:bidi w:val="0"/>
        <w:rPr>
          <w:rFonts w:hint="default"/>
          <w:lang w:val="en-US" w:eastAsia="zh-CN"/>
        </w:rPr>
      </w:pPr>
      <w:r>
        <w:rPr>
          <w:rFonts w:hint="eastAsia"/>
          <w:lang w:val="en-US" w:eastAsia="zh-CN"/>
        </w:rPr>
        <w:t>练习模块</w:t>
      </w:r>
    </w:p>
    <w:p>
      <w:pPr>
        <w:rPr>
          <w:rFonts w:hint="default"/>
          <w:lang w:val="en-US" w:eastAsia="zh-CN"/>
        </w:rPr>
      </w:pPr>
      <w:r>
        <w:rPr>
          <w:rFonts w:hint="eastAsia"/>
          <w:lang w:val="en-US" w:eastAsia="zh-CN"/>
        </w:rPr>
        <w:t>练习模块用时规则：点击开始-完成的时间段记为资料模块用时，如果中间开始答题-保存，继续答题-保存，继续答题-完成答题。记录本模块不同状态下的累计时间。</w:t>
      </w:r>
    </w:p>
    <w:p>
      <w:pPr>
        <w:pStyle w:val="2"/>
        <w:numPr>
          <w:ilvl w:val="0"/>
          <w:numId w:val="0"/>
        </w:numPr>
        <w:ind w:leftChars="0" w:firstLine="480" w:firstLineChars="200"/>
        <w:rPr>
          <w:rFonts w:hint="default"/>
          <w:lang w:val="en-US" w:eastAsia="zh-CN"/>
        </w:rPr>
      </w:pPr>
      <w:r>
        <w:rPr>
          <w:rFonts w:hint="eastAsia"/>
          <w:lang w:val="en-US" w:eastAsia="zh-CN"/>
        </w:rPr>
        <w:t>显示模块名称，固定高度折叠显示模块内容。显示该模块下共有*题，满分*，各题型的题量。部分题目内容和答题统计。</w:t>
      </w:r>
    </w:p>
    <w:p>
      <w:pPr>
        <w:pStyle w:val="2"/>
        <w:numPr>
          <w:ilvl w:val="0"/>
          <w:numId w:val="0"/>
        </w:numPr>
        <w:ind w:leftChars="0" w:firstLine="480" w:firstLineChars="200"/>
        <w:rPr>
          <w:rFonts w:hint="eastAsia"/>
          <w:lang w:val="en-US" w:eastAsia="zh-CN"/>
        </w:rPr>
      </w:pPr>
      <w:r>
        <w:rPr>
          <w:rFonts w:hint="eastAsia"/>
          <w:lang w:val="en-US" w:eastAsia="zh-CN"/>
        </w:rPr>
        <w:t>未答模块右上角的按钮为“开始作答”按钮。</w:t>
      </w:r>
    </w:p>
    <w:p>
      <w:pPr>
        <w:pStyle w:val="2"/>
        <w:numPr>
          <w:ilvl w:val="0"/>
          <w:numId w:val="0"/>
        </w:numPr>
        <w:ind w:leftChars="0" w:firstLine="480" w:firstLineChars="200"/>
      </w:pPr>
      <w:r>
        <w:drawing>
          <wp:inline distT="0" distB="0" distL="114300" distR="114300">
            <wp:extent cx="5924550" cy="3343275"/>
            <wp:effectExtent l="0" t="0" r="0" b="952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6"/>
                    <a:stretch>
                      <a:fillRect/>
                    </a:stretch>
                  </pic:blipFill>
                  <pic:spPr>
                    <a:xfrm>
                      <a:off x="0" y="0"/>
                      <a:ext cx="5924550" cy="3343275"/>
                    </a:xfrm>
                    <a:prstGeom prst="rect">
                      <a:avLst/>
                    </a:prstGeom>
                    <a:noFill/>
                    <a:ln>
                      <a:noFill/>
                    </a:ln>
                  </pic:spPr>
                </pic:pic>
              </a:graphicData>
            </a:graphic>
          </wp:inline>
        </w:drawing>
      </w:r>
    </w:p>
    <w:p>
      <w:pPr>
        <w:pStyle w:val="2"/>
        <w:numPr>
          <w:ilvl w:val="0"/>
          <w:numId w:val="0"/>
        </w:numPr>
        <w:ind w:leftChars="0" w:firstLine="480" w:firstLineChars="200"/>
        <w:rPr>
          <w:rFonts w:hint="eastAsia"/>
          <w:lang w:val="en-US" w:eastAsia="zh-CN"/>
        </w:rPr>
      </w:pPr>
      <w:r>
        <w:rPr>
          <w:rFonts w:hint="eastAsia"/>
          <w:lang w:val="en-US" w:eastAsia="zh-CN"/>
        </w:rPr>
        <w:t>点击开始作答后，下拉展开折叠区域进行作答。</w:t>
      </w:r>
    </w:p>
    <w:p>
      <w:pPr>
        <w:pStyle w:val="2"/>
        <w:numPr>
          <w:ilvl w:val="0"/>
          <w:numId w:val="0"/>
        </w:numPr>
        <w:ind w:leftChars="0" w:firstLine="480" w:firstLineChars="200"/>
        <w:rPr>
          <w:rFonts w:hint="default"/>
          <w:lang w:val="en-US" w:eastAsia="zh-CN"/>
        </w:rPr>
      </w:pPr>
      <w:r>
        <w:rPr>
          <w:rFonts w:hint="eastAsia"/>
          <w:lang w:val="en-US" w:eastAsia="zh-CN"/>
        </w:rPr>
        <w:t>答题的需求与试题任务的需求一致。</w:t>
      </w:r>
    </w:p>
    <w:p>
      <w:pPr>
        <w:pStyle w:val="2"/>
        <w:numPr>
          <w:ilvl w:val="0"/>
          <w:numId w:val="0"/>
        </w:numPr>
        <w:ind w:leftChars="0" w:firstLine="480" w:firstLineChars="200"/>
      </w:pPr>
      <w:r>
        <w:drawing>
          <wp:inline distT="0" distB="0" distL="114300" distR="114300">
            <wp:extent cx="5024120" cy="5934075"/>
            <wp:effectExtent l="0" t="0" r="5080"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7"/>
                    <a:stretch>
                      <a:fillRect/>
                    </a:stretch>
                  </pic:blipFill>
                  <pic:spPr>
                    <a:xfrm>
                      <a:off x="0" y="0"/>
                      <a:ext cx="5024120" cy="5934075"/>
                    </a:xfrm>
                    <a:prstGeom prst="rect">
                      <a:avLst/>
                    </a:prstGeom>
                    <a:noFill/>
                    <a:ln>
                      <a:noFill/>
                    </a:ln>
                  </pic:spPr>
                </pic:pic>
              </a:graphicData>
            </a:graphic>
          </wp:inline>
        </w:drawing>
      </w:r>
    </w:p>
    <w:p>
      <w:pPr>
        <w:pStyle w:val="2"/>
        <w:numPr>
          <w:ilvl w:val="0"/>
          <w:numId w:val="0"/>
        </w:numPr>
        <w:ind w:leftChars="0" w:firstLine="480" w:firstLineChars="200"/>
        <w:rPr>
          <w:rFonts w:hint="eastAsia"/>
          <w:lang w:val="en-US" w:eastAsia="zh-CN"/>
        </w:rPr>
      </w:pPr>
      <w:r>
        <w:rPr>
          <w:rFonts w:hint="eastAsia"/>
          <w:lang w:val="en-US" w:eastAsia="zh-CN"/>
        </w:rPr>
        <w:t>点击保存后，弹出提示，提示需求与试题提示需求一致。点击保存后，课程任务查看页面，右上角变成继续作答按钮，同时答题统计处，标识已答题目</w:t>
      </w:r>
    </w:p>
    <w:p>
      <w:pPr>
        <w:pStyle w:val="2"/>
        <w:numPr>
          <w:ilvl w:val="0"/>
          <w:numId w:val="0"/>
        </w:numPr>
        <w:ind w:leftChars="0" w:firstLine="480" w:firstLineChars="200"/>
        <w:rPr>
          <w:rFonts w:hint="default"/>
          <w:lang w:val="en-US" w:eastAsia="zh-CN"/>
        </w:rPr>
      </w:pPr>
      <w:r>
        <w:drawing>
          <wp:inline distT="0" distB="0" distL="114300" distR="114300">
            <wp:extent cx="5876925" cy="3390900"/>
            <wp:effectExtent l="0" t="0" r="9525"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5876925" cy="3390900"/>
                    </a:xfrm>
                    <a:prstGeom prst="rect">
                      <a:avLst/>
                    </a:prstGeom>
                    <a:noFill/>
                    <a:ln>
                      <a:noFill/>
                    </a:ln>
                  </pic:spPr>
                </pic:pic>
              </a:graphicData>
            </a:graphic>
          </wp:inline>
        </w:drawing>
      </w:r>
    </w:p>
    <w:p>
      <w:pPr>
        <w:pStyle w:val="2"/>
        <w:numPr>
          <w:ilvl w:val="0"/>
          <w:numId w:val="0"/>
        </w:numPr>
        <w:ind w:leftChars="0" w:firstLine="480" w:firstLineChars="200"/>
        <w:rPr>
          <w:rFonts w:hint="eastAsia"/>
          <w:lang w:val="en-US" w:eastAsia="zh-CN"/>
        </w:rPr>
      </w:pPr>
      <w:r>
        <w:rPr>
          <w:rFonts w:hint="eastAsia"/>
          <w:lang w:val="en-US" w:eastAsia="zh-CN"/>
        </w:rPr>
        <w:t>点击完成答题后，该模块的答题结果。点击返回按钮，进入课程任务查看页面。此时模块的右上角的按钮变成“查看作答结果”。点击查看详细作答结果，跳转进入详细作答结果页面</w:t>
      </w:r>
    </w:p>
    <w:p>
      <w:pPr>
        <w:pStyle w:val="2"/>
        <w:numPr>
          <w:ilvl w:val="0"/>
          <w:numId w:val="0"/>
        </w:numPr>
        <w:ind w:leftChars="0" w:firstLine="480" w:firstLineChars="200"/>
        <w:rPr>
          <w:rFonts w:hint="default"/>
          <w:lang w:val="en-US" w:eastAsia="zh-CN"/>
        </w:rPr>
      </w:pPr>
      <w:r>
        <w:rPr>
          <w:rFonts w:hint="eastAsia"/>
          <w:lang w:val="en-US" w:eastAsia="zh-CN"/>
        </w:rPr>
        <w:t>课程任务页面显示题目信息和作答结果中各题的正确与否信息</w:t>
      </w:r>
    </w:p>
    <w:p>
      <w:pPr>
        <w:pStyle w:val="2"/>
        <w:numPr>
          <w:ilvl w:val="0"/>
          <w:numId w:val="0"/>
        </w:numPr>
        <w:ind w:leftChars="0" w:firstLine="480" w:firstLineChars="200"/>
        <w:rPr>
          <w:rFonts w:hint="default"/>
          <w:lang w:val="en-US" w:eastAsia="zh-CN"/>
        </w:rPr>
      </w:pPr>
      <w:r>
        <w:drawing>
          <wp:inline distT="0" distB="0" distL="114300" distR="114300">
            <wp:extent cx="5000625" cy="32956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stretch>
                      <a:fillRect/>
                    </a:stretch>
                  </pic:blipFill>
                  <pic:spPr>
                    <a:xfrm>
                      <a:off x="0" y="0"/>
                      <a:ext cx="5000625" cy="3295650"/>
                    </a:xfrm>
                    <a:prstGeom prst="rect">
                      <a:avLst/>
                    </a:prstGeom>
                    <a:noFill/>
                    <a:ln>
                      <a:noFill/>
                    </a:ln>
                  </pic:spPr>
                </pic:pic>
              </a:graphicData>
            </a:graphic>
          </wp:inline>
        </w:drawing>
      </w:r>
    </w:p>
    <w:p>
      <w:pPr>
        <w:pStyle w:val="8"/>
        <w:numPr>
          <w:ilvl w:val="0"/>
          <w:numId w:val="8"/>
        </w:numPr>
        <w:bidi w:val="0"/>
        <w:rPr>
          <w:rFonts w:hint="default"/>
          <w:lang w:val="en-US" w:eastAsia="zh-CN"/>
        </w:rPr>
      </w:pPr>
      <w:r>
        <w:rPr>
          <w:rFonts w:hint="eastAsia"/>
          <w:lang w:val="en-US" w:eastAsia="zh-CN"/>
        </w:rPr>
        <w:t>答题卡任务</w:t>
      </w:r>
    </w:p>
    <w:p>
      <w:pPr>
        <w:rPr>
          <w:rFonts w:hint="eastAsia"/>
          <w:lang w:val="en-US" w:eastAsia="zh-CN"/>
        </w:rPr>
      </w:pPr>
      <w:r>
        <w:rPr>
          <w:rFonts w:hint="eastAsia"/>
          <w:lang w:val="en-US" w:eastAsia="zh-CN"/>
        </w:rPr>
        <w:t>待完成列表中点击试题任务，进入某次试题任务的作答页面。</w:t>
      </w:r>
    </w:p>
    <w:p>
      <w:pPr>
        <w:pStyle w:val="9"/>
        <w:numPr>
          <w:ilvl w:val="0"/>
          <w:numId w:val="12"/>
        </w:numPr>
        <w:bidi w:val="0"/>
        <w:ind w:left="0" w:leftChars="0" w:firstLine="480" w:firstLineChars="200"/>
        <w:rPr>
          <w:rFonts w:hint="default"/>
          <w:lang w:val="en-US" w:eastAsia="zh-CN"/>
        </w:rPr>
      </w:pPr>
      <w:r>
        <w:rPr>
          <w:rFonts w:hint="eastAsia"/>
          <w:lang w:val="en-US" w:eastAsia="zh-CN"/>
        </w:rPr>
        <w:t>任务信息：</w:t>
      </w:r>
    </w:p>
    <w:p>
      <w:pPr>
        <w:pStyle w:val="2"/>
        <w:numPr>
          <w:ilvl w:val="0"/>
          <w:numId w:val="0"/>
        </w:numPr>
        <w:rPr>
          <w:rFonts w:hint="default"/>
          <w:lang w:val="en-US" w:eastAsia="zh-CN"/>
        </w:rPr>
      </w:pPr>
      <w:r>
        <w:rPr>
          <w:rFonts w:hint="eastAsia"/>
          <w:lang w:val="en-US" w:eastAsia="zh-CN"/>
        </w:rPr>
        <w:t>任务名称、任务截止时间（有则显示，无则不显示）、任务要求（有则显示、无则不显示）、题目数量和分值的显示（共*道题，满分***，按单题型显示数量，有此题型就显示没有不显示）</w:t>
      </w:r>
    </w:p>
    <w:p>
      <w:pPr>
        <w:pStyle w:val="9"/>
        <w:numPr>
          <w:ilvl w:val="0"/>
          <w:numId w:val="12"/>
        </w:numPr>
        <w:bidi w:val="0"/>
        <w:ind w:left="0" w:leftChars="0" w:firstLine="480" w:firstLineChars="200"/>
        <w:rPr>
          <w:rFonts w:hint="default"/>
          <w:lang w:val="en-US" w:eastAsia="zh-CN"/>
        </w:rPr>
      </w:pPr>
      <w:r>
        <w:rPr>
          <w:rFonts w:hint="eastAsia"/>
          <w:lang w:val="en-US" w:eastAsia="zh-CN"/>
        </w:rPr>
        <w:t>附件：</w:t>
      </w:r>
    </w:p>
    <w:p>
      <w:pPr>
        <w:pStyle w:val="2"/>
        <w:numPr>
          <w:ilvl w:val="0"/>
          <w:numId w:val="0"/>
        </w:numPr>
        <w:rPr>
          <w:rFonts w:hint="default"/>
          <w:lang w:val="en-US" w:eastAsia="zh-CN"/>
        </w:rPr>
      </w:pPr>
      <w:r>
        <w:rPr>
          <w:rFonts w:hint="eastAsia"/>
          <w:lang w:val="en-US" w:eastAsia="zh-CN"/>
        </w:rPr>
        <w:t>答题卡如果上传了附件则显示此模块，不上传则不显示。</w:t>
      </w:r>
    </w:p>
    <w:p>
      <w:pPr>
        <w:pStyle w:val="2"/>
        <w:numPr>
          <w:ilvl w:val="0"/>
          <w:numId w:val="14"/>
        </w:numPr>
        <w:ind w:left="420" w:leftChars="0" w:hanging="420" w:firstLineChars="0"/>
        <w:rPr>
          <w:rFonts w:hint="default"/>
          <w:lang w:val="en-US" w:eastAsia="zh-CN"/>
        </w:rPr>
      </w:pPr>
      <w:r>
        <w:rPr>
          <w:rFonts w:hint="eastAsia"/>
          <w:lang w:val="en-US" w:eastAsia="zh-CN"/>
        </w:rPr>
        <w:t>音频文件如果不限制播放次数，则可以随意播放，暂停，拖动进度等。</w:t>
      </w:r>
    </w:p>
    <w:p>
      <w:pPr>
        <w:pStyle w:val="2"/>
        <w:numPr>
          <w:ilvl w:val="0"/>
          <w:numId w:val="14"/>
        </w:numPr>
        <w:ind w:left="420" w:leftChars="0" w:hanging="420" w:firstLineChars="0"/>
        <w:rPr>
          <w:rFonts w:hint="default"/>
          <w:lang w:val="en-US" w:eastAsia="zh-CN"/>
        </w:rPr>
      </w:pPr>
      <w:r>
        <w:rPr>
          <w:rFonts w:hint="eastAsia"/>
          <w:lang w:val="en-US" w:eastAsia="zh-CN"/>
        </w:rPr>
        <w:t>音频文件播放次数限制的需求：如果上传的是音视频类的文件，且教师用户限制了播放次数，则点击该文件是，弹出提示“当前文件限制最多播放两次，播放后将不可再听，您确定开始播放吗？”如果点击开始播放则进行播放，取消则不播放。开始播放后的规则：开始播放后，不允许暂停，拖动进度，限制的次数为连续播放，播放中途如果退出，也记录播放次数。</w:t>
      </w:r>
      <w:r>
        <w:rPr>
          <w:rFonts w:hint="eastAsia"/>
          <w:highlight w:val="yellow"/>
          <w:lang w:val="en-US" w:eastAsia="zh-CN"/>
        </w:rPr>
        <w:t>（本期暂不做，二期在做）</w:t>
      </w:r>
    </w:p>
    <w:p>
      <w:pPr>
        <w:pStyle w:val="9"/>
        <w:numPr>
          <w:ilvl w:val="0"/>
          <w:numId w:val="12"/>
        </w:numPr>
        <w:bidi w:val="0"/>
        <w:ind w:left="0" w:leftChars="0" w:firstLine="480" w:firstLineChars="200"/>
        <w:rPr>
          <w:rFonts w:hint="default"/>
          <w:lang w:val="en-US" w:eastAsia="zh-CN"/>
        </w:rPr>
      </w:pPr>
      <w:r>
        <w:rPr>
          <w:rFonts w:hint="eastAsia"/>
          <w:lang w:val="en-US" w:eastAsia="zh-CN"/>
        </w:rPr>
        <w:t>题目作答：</w:t>
      </w:r>
    </w:p>
    <w:p>
      <w:pPr>
        <w:pStyle w:val="2"/>
        <w:numPr>
          <w:ilvl w:val="0"/>
          <w:numId w:val="0"/>
        </w:numPr>
        <w:rPr>
          <w:rFonts w:hint="default"/>
          <w:lang w:val="en-US" w:eastAsia="zh-CN"/>
        </w:rPr>
      </w:pPr>
      <w:r>
        <w:rPr>
          <w:rFonts w:hint="eastAsia"/>
          <w:lang w:val="en-US" w:eastAsia="zh-CN"/>
        </w:rPr>
        <w:t>显示题目的题号，题型和分值、作答区域（此需求与试题任务的题目作答需求完全一致，答题卡仅是没有题干）</w:t>
      </w:r>
    </w:p>
    <w:p>
      <w:pPr>
        <w:pStyle w:val="2"/>
        <w:numPr>
          <w:ilvl w:val="0"/>
          <w:numId w:val="10"/>
        </w:numPr>
        <w:ind w:left="420" w:leftChars="0" w:hanging="420" w:firstLineChars="0"/>
        <w:rPr>
          <w:rFonts w:hint="default"/>
          <w:lang w:val="en-US" w:eastAsia="zh-CN"/>
        </w:rPr>
      </w:pPr>
      <w:r>
        <w:rPr>
          <w:rFonts w:hint="eastAsia"/>
          <w:lang w:val="en-US" w:eastAsia="zh-CN"/>
        </w:rPr>
        <w:t>单选题：单选控件控制选择答案，选择答案后可以修改，但不可以取消勾选。</w:t>
      </w:r>
    </w:p>
    <w:p>
      <w:pPr>
        <w:pStyle w:val="2"/>
        <w:numPr>
          <w:ilvl w:val="0"/>
          <w:numId w:val="10"/>
        </w:numPr>
        <w:ind w:left="420" w:leftChars="0" w:hanging="420" w:firstLineChars="0"/>
        <w:rPr>
          <w:rFonts w:hint="default"/>
          <w:lang w:val="en-US" w:eastAsia="zh-CN"/>
        </w:rPr>
      </w:pPr>
      <w:r>
        <w:rPr>
          <w:rFonts w:hint="eastAsia"/>
          <w:lang w:val="en-US" w:eastAsia="zh-CN"/>
        </w:rPr>
        <w:t>多选题：复选控件控制选择答案，选择答案后可以修改，但不可以取消勾选。</w:t>
      </w:r>
    </w:p>
    <w:p>
      <w:pPr>
        <w:pStyle w:val="2"/>
        <w:numPr>
          <w:ilvl w:val="0"/>
          <w:numId w:val="10"/>
        </w:numPr>
        <w:ind w:left="420" w:leftChars="0" w:hanging="420" w:firstLineChars="0"/>
        <w:rPr>
          <w:rFonts w:hint="default"/>
          <w:lang w:val="en-US" w:eastAsia="zh-CN"/>
        </w:rPr>
      </w:pPr>
      <w:r>
        <w:rPr>
          <w:rFonts w:hint="eastAsia"/>
          <w:lang w:val="en-US" w:eastAsia="zh-CN"/>
        </w:rPr>
        <w:t>非主观题：拍照上传答案。点击拍照上传按钮，调起平板摄像头（拍照、保存、取消、裁剪、调亮度、旋转），拍摄照片保存后，上传到平台进行显示。支持已上传图片的删除，支持多次拍照上传图片，支持多张图片答案。非主观题可以删除答案图片，全部删除后视为未作答。</w:t>
      </w:r>
    </w:p>
    <w:p>
      <w:pPr>
        <w:pStyle w:val="2"/>
        <w:numPr>
          <w:ilvl w:val="0"/>
          <w:numId w:val="10"/>
        </w:numPr>
        <w:ind w:left="420" w:leftChars="0" w:hanging="420" w:firstLineChars="0"/>
        <w:rPr>
          <w:rFonts w:hint="default"/>
          <w:lang w:val="en-US" w:eastAsia="zh-CN"/>
        </w:rPr>
      </w:pPr>
      <w:r>
        <w:rPr>
          <w:rFonts w:hint="eastAsia"/>
          <w:lang w:val="en-US" w:eastAsia="zh-CN"/>
        </w:rPr>
        <w:t>复合题：按符合小题的题型进行答题控制。同单选、所选、非主观题。</w:t>
      </w:r>
    </w:p>
    <w:p>
      <w:pPr>
        <w:pStyle w:val="2"/>
        <w:numPr>
          <w:ilvl w:val="0"/>
          <w:numId w:val="10"/>
        </w:numPr>
        <w:ind w:left="420" w:leftChars="0" w:hanging="420" w:firstLineChars="0"/>
        <w:rPr>
          <w:rFonts w:hint="default"/>
          <w:lang w:val="en-US" w:eastAsia="zh-CN"/>
        </w:rPr>
      </w:pPr>
      <w:r>
        <w:rPr>
          <w:rFonts w:hint="eastAsia"/>
          <w:lang w:val="en-US" w:eastAsia="zh-CN"/>
        </w:rPr>
        <w:t>答题统计：显示本次任务的所有题目编号。已作答的绿色表示，未作答的灰色表示</w:t>
      </w:r>
    </w:p>
    <w:p>
      <w:pPr>
        <w:pStyle w:val="2"/>
        <w:numPr>
          <w:ilvl w:val="0"/>
          <w:numId w:val="10"/>
        </w:numPr>
        <w:ind w:left="420" w:leftChars="0" w:hanging="420" w:firstLineChars="0"/>
        <w:rPr>
          <w:rFonts w:hint="default"/>
          <w:lang w:val="en-US" w:eastAsia="zh-CN"/>
        </w:rPr>
      </w:pPr>
      <w:r>
        <w:rPr>
          <w:rFonts w:hint="eastAsia"/>
          <w:lang w:val="en-US" w:eastAsia="zh-CN"/>
        </w:rPr>
        <w:t>保存按钮：未提交前都可以点击保存按钮，保存后，还可以在待完成列表进行继续作答。点击保存，提示“已为您自动保存作答数据，您可以下次继续作答”，点击知道了，返回未完成任务列表。</w:t>
      </w:r>
    </w:p>
    <w:p>
      <w:pPr>
        <w:pStyle w:val="2"/>
        <w:numPr>
          <w:ilvl w:val="0"/>
          <w:numId w:val="10"/>
        </w:numPr>
        <w:ind w:left="420" w:leftChars="0" w:hanging="420" w:firstLineChars="0"/>
        <w:rPr>
          <w:rFonts w:hint="default"/>
          <w:lang w:val="en-US" w:eastAsia="zh-CN"/>
        </w:rPr>
      </w:pPr>
      <w:r>
        <w:rPr>
          <w:rFonts w:hint="eastAsia"/>
          <w:lang w:val="en-US" w:eastAsia="zh-CN"/>
        </w:rPr>
        <w:t>提交按钮：</w:t>
      </w:r>
    </w:p>
    <w:p>
      <w:pPr>
        <w:pStyle w:val="2"/>
        <w:numPr>
          <w:ilvl w:val="0"/>
          <w:numId w:val="0"/>
        </w:numPr>
        <w:ind w:leftChars="0"/>
        <w:rPr>
          <w:rFonts w:hint="default"/>
          <w:lang w:val="en-US" w:eastAsia="zh-CN"/>
        </w:rPr>
      </w:pPr>
      <w:r>
        <w:rPr>
          <w:rFonts w:hint="eastAsia"/>
          <w:lang w:val="en-US" w:eastAsia="zh-CN"/>
        </w:rPr>
        <w:t xml:space="preserve">   点击提交进行是否允许提交的判断。当超过教师设置的截止时间，则提示“当前任务已超过教师设置的截止时间，不允许进行提交，您可以联系下教师。”点击知道了，关闭当前提示。且系统将作答数据进行自动保存。</w:t>
      </w:r>
    </w:p>
    <w:p>
      <w:pPr>
        <w:pStyle w:val="2"/>
        <w:numPr>
          <w:ilvl w:val="0"/>
          <w:numId w:val="0"/>
        </w:numPr>
        <w:ind w:leftChars="0" w:firstLine="480" w:firstLineChars="200"/>
        <w:rPr>
          <w:rFonts w:hint="eastAsia"/>
          <w:lang w:val="en-US" w:eastAsia="zh-CN"/>
        </w:rPr>
      </w:pPr>
      <w:r>
        <w:rPr>
          <w:rFonts w:hint="eastAsia"/>
          <w:lang w:val="en-US" w:eastAsia="zh-CN"/>
        </w:rPr>
        <w:t>未超过截止时间，点击按钮进行是否作答的判断。当有未作答题目时，提示“当前有未作答的任务，您确人要交卷吗？”选择我要交卷，进入提交后的作答结果页面。点击不交，留在当前页面继续答题。</w:t>
      </w:r>
    </w:p>
    <w:p>
      <w:pPr>
        <w:pStyle w:val="2"/>
        <w:numPr>
          <w:ilvl w:val="0"/>
          <w:numId w:val="10"/>
        </w:numPr>
        <w:ind w:left="420" w:leftChars="0" w:hanging="420" w:firstLineChars="0"/>
        <w:rPr>
          <w:rFonts w:hint="default"/>
          <w:lang w:val="en-US" w:eastAsia="zh-CN"/>
        </w:rPr>
      </w:pPr>
      <w:r>
        <w:rPr>
          <w:rFonts w:hint="eastAsia"/>
          <w:lang w:val="en-US" w:eastAsia="zh-CN"/>
        </w:rPr>
        <w:t>作答页面的顶部返回按钮：点击进行判断，当有未作答内容，提示“已为您自动保存当前作答数据，但还没有答完，您确认退出吗？”；当无未作答内容，提示“已为您自动保存当前作答数据，您确认退出吗？”选择退出，返回待完成任务页面。取消则留在的当前。</w:t>
      </w:r>
    </w:p>
    <w:p>
      <w:r>
        <w:drawing>
          <wp:inline distT="0" distB="0" distL="114300" distR="114300">
            <wp:extent cx="2689860" cy="3789680"/>
            <wp:effectExtent l="0" t="0" r="1524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2689860" cy="3789680"/>
                    </a:xfrm>
                    <a:prstGeom prst="rect">
                      <a:avLst/>
                    </a:prstGeom>
                    <a:noFill/>
                    <a:ln>
                      <a:noFill/>
                    </a:ln>
                  </pic:spPr>
                </pic:pic>
              </a:graphicData>
            </a:graphic>
          </wp:inline>
        </w:drawing>
      </w:r>
      <w:r>
        <w:drawing>
          <wp:inline distT="0" distB="0" distL="114300" distR="114300">
            <wp:extent cx="2705100" cy="37623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705100" cy="3762375"/>
                    </a:xfrm>
                    <a:prstGeom prst="rect">
                      <a:avLst/>
                    </a:prstGeom>
                    <a:noFill/>
                    <a:ln>
                      <a:noFill/>
                    </a:ln>
                  </pic:spPr>
                </pic:pic>
              </a:graphicData>
            </a:graphic>
          </wp:inline>
        </w:drawing>
      </w:r>
    </w:p>
    <w:p>
      <w:pPr>
        <w:pStyle w:val="9"/>
        <w:numPr>
          <w:ilvl w:val="0"/>
          <w:numId w:val="12"/>
        </w:numPr>
        <w:bidi w:val="0"/>
        <w:ind w:left="0" w:leftChars="0" w:firstLine="480" w:firstLineChars="200"/>
        <w:rPr>
          <w:rFonts w:hint="eastAsia"/>
          <w:lang w:val="en-US" w:eastAsia="zh-CN"/>
        </w:rPr>
      </w:pPr>
      <w:r>
        <w:rPr>
          <w:rFonts w:hint="eastAsia"/>
          <w:lang w:val="en-US" w:eastAsia="zh-CN"/>
        </w:rPr>
        <w:t>提交后的作答结果页面</w:t>
      </w:r>
    </w:p>
    <w:p>
      <w:pPr>
        <w:pStyle w:val="2"/>
        <w:numPr>
          <w:ilvl w:val="0"/>
          <w:numId w:val="11"/>
        </w:numPr>
        <w:ind w:left="420" w:leftChars="0" w:hanging="420" w:firstLineChars="0"/>
        <w:rPr>
          <w:rFonts w:hint="default" w:eastAsia="微软雅黑"/>
          <w:lang w:val="en-US" w:eastAsia="zh-CN"/>
        </w:rPr>
      </w:pPr>
      <w:r>
        <w:rPr>
          <w:rFonts w:hint="eastAsia"/>
          <w:lang w:val="en-US" w:eastAsia="zh-CN"/>
        </w:rPr>
        <w:t>分值显示区域：显示本次任务的分值。显示满分，得分率。如果有截止时间显示截止时间，无不显示；显示答题学生答题时间。提交后系统自动将客观题根据答案进行批阅。主观题等待教师批阅，教师批阅后，分值与客观题分值进行累加。如果该任务已经批阅，则显示阅卷人和阅卷时间。</w:t>
      </w:r>
    </w:p>
    <w:p>
      <w:pPr>
        <w:pStyle w:val="2"/>
        <w:numPr>
          <w:ilvl w:val="0"/>
          <w:numId w:val="11"/>
        </w:numPr>
        <w:ind w:left="420" w:leftChars="0" w:hanging="420" w:firstLineChars="0"/>
        <w:rPr>
          <w:rFonts w:hint="default" w:eastAsia="微软雅黑"/>
          <w:lang w:val="en-US" w:eastAsia="zh-CN"/>
        </w:rPr>
      </w:pPr>
      <w:r>
        <w:rPr>
          <w:rFonts w:hint="eastAsia"/>
          <w:lang w:val="en-US" w:eastAsia="zh-CN"/>
        </w:rPr>
        <w:t>题目正确与错误统计。显示当前有多少题，各题型有多少题。按题目编号显示题目的正确，错误和未阅。正确的用绿色标记，错误的用红色标记，对于非选择题型来说，如果得满分用绿色标记，未得满分用红色标记。未批阅的题目用灰色标记。</w:t>
      </w:r>
    </w:p>
    <w:p>
      <w:pPr>
        <w:pStyle w:val="2"/>
        <w:numPr>
          <w:ilvl w:val="0"/>
          <w:numId w:val="11"/>
        </w:numPr>
        <w:ind w:left="420" w:leftChars="0" w:hanging="420" w:firstLineChars="0"/>
        <w:rPr>
          <w:rFonts w:hint="default" w:eastAsia="微软雅黑"/>
          <w:lang w:val="en-US" w:eastAsia="zh-CN"/>
        </w:rPr>
      </w:pPr>
      <w:r>
        <w:rPr>
          <w:rFonts w:hint="eastAsia"/>
          <w:lang w:val="en-US" w:eastAsia="zh-CN"/>
        </w:rPr>
        <w:t>附件：提交后可以随意查看和播放附件，不受用户设定的附件播放次数的限制。</w:t>
      </w:r>
    </w:p>
    <w:p>
      <w:pPr>
        <w:pStyle w:val="2"/>
        <w:numPr>
          <w:ilvl w:val="0"/>
          <w:numId w:val="11"/>
        </w:numPr>
        <w:ind w:left="420" w:leftChars="0" w:hanging="420" w:firstLineChars="0"/>
        <w:rPr>
          <w:rFonts w:hint="default" w:eastAsia="微软雅黑"/>
          <w:lang w:val="en-US" w:eastAsia="zh-CN"/>
        </w:rPr>
      </w:pPr>
      <w:r>
        <w:rPr>
          <w:rFonts w:hint="eastAsia"/>
          <w:lang w:val="en-US" w:eastAsia="zh-CN"/>
        </w:rPr>
        <w:t>客观题的详细作答查看。显示题号，题型，分值，难度，正确/错误的结果。题干，选项中用颜色标记自己的作答选项。正确答案、解析和视频讲解播放按钮（有就显示，无就不显示）。</w:t>
      </w:r>
    </w:p>
    <w:p>
      <w:pPr>
        <w:pStyle w:val="2"/>
        <w:numPr>
          <w:ilvl w:val="0"/>
          <w:numId w:val="11"/>
        </w:numPr>
        <w:ind w:left="420" w:leftChars="0" w:hanging="420" w:firstLineChars="0"/>
        <w:rPr>
          <w:rFonts w:hint="default" w:eastAsia="微软雅黑"/>
          <w:lang w:val="en-US" w:eastAsia="zh-CN"/>
        </w:rPr>
      </w:pPr>
      <w:r>
        <w:rPr>
          <w:rFonts w:hint="eastAsia"/>
          <w:lang w:val="en-US" w:eastAsia="zh-CN"/>
        </w:rPr>
        <w:t>点击视频讲解按钮。根据设备当前的状态（横屏、竖屏）进行显示。</w:t>
      </w:r>
    </w:p>
    <w:p>
      <w:pPr>
        <w:pStyle w:val="2"/>
        <w:numPr>
          <w:ilvl w:val="0"/>
          <w:numId w:val="0"/>
        </w:numPr>
        <w:ind w:leftChars="0" w:firstLine="480"/>
        <w:rPr>
          <w:rFonts w:hint="eastAsia"/>
          <w:lang w:val="en-US" w:eastAsia="zh-CN"/>
        </w:rPr>
      </w:pPr>
      <w:r>
        <w:rPr>
          <w:rFonts w:hint="eastAsia"/>
          <w:lang w:val="en-US" w:eastAsia="zh-CN"/>
        </w:rPr>
        <w:t>支持播放/暂停、音量大小、全屏的控制，进度条显示（当前亿播放时间和视频全部时间），</w:t>
      </w:r>
    </w:p>
    <w:p>
      <w:pPr>
        <w:pStyle w:val="2"/>
        <w:numPr>
          <w:ilvl w:val="0"/>
          <w:numId w:val="0"/>
        </w:numPr>
        <w:ind w:leftChars="0" w:firstLine="480"/>
        <w:rPr>
          <w:rFonts w:hint="eastAsia"/>
          <w:lang w:val="en-US" w:eastAsia="zh-CN"/>
        </w:rPr>
      </w:pPr>
      <w:r>
        <w:rPr>
          <w:rFonts w:hint="eastAsia"/>
          <w:lang w:val="en-US" w:eastAsia="zh-CN"/>
        </w:rPr>
        <w:t>点击全屏则自动横屏进行全屏查看。</w:t>
      </w:r>
    </w:p>
    <w:p>
      <w:pPr>
        <w:pStyle w:val="2"/>
        <w:numPr>
          <w:ilvl w:val="0"/>
          <w:numId w:val="11"/>
        </w:numPr>
        <w:ind w:left="420" w:leftChars="0" w:hanging="420" w:firstLineChars="0"/>
        <w:rPr>
          <w:rFonts w:hint="default"/>
          <w:lang w:val="en-US" w:eastAsia="zh-CN"/>
        </w:rPr>
      </w:pPr>
      <w:r>
        <w:rPr>
          <w:rFonts w:hint="eastAsia"/>
          <w:lang w:val="en-US" w:eastAsia="zh-CN"/>
        </w:rPr>
        <w:t>主观题的作答结果查看。</w:t>
      </w:r>
    </w:p>
    <w:p>
      <w:pPr>
        <w:pStyle w:val="2"/>
        <w:numPr>
          <w:ilvl w:val="0"/>
          <w:numId w:val="0"/>
        </w:numPr>
        <w:ind w:leftChars="0" w:firstLine="480" w:firstLineChars="200"/>
        <w:rPr>
          <w:rFonts w:hint="default"/>
          <w:lang w:val="en-US" w:eastAsia="zh-CN"/>
        </w:rPr>
      </w:pPr>
      <w:r>
        <w:rPr>
          <w:rFonts w:hint="eastAsia"/>
          <w:lang w:val="en-US" w:eastAsia="zh-CN"/>
        </w:rPr>
        <w:t>显示题号，题型，分值，难度，正确和错误的显示，当未阅时显示未阅，当阅卷后显示题目得分，当满分时用绿色显示，非满分用红色显示得分。题干，我的作答（当有作答时，显示作答图片。当无作答时，显示未作答）</w:t>
      </w:r>
    </w:p>
    <w:p>
      <w:pPr>
        <w:pStyle w:val="2"/>
        <w:numPr>
          <w:ilvl w:val="0"/>
          <w:numId w:val="0"/>
        </w:numPr>
        <w:ind w:leftChars="0" w:firstLine="480"/>
        <w:rPr>
          <w:rFonts w:hint="eastAsia"/>
          <w:lang w:val="en-US" w:eastAsia="zh-CN"/>
        </w:rPr>
      </w:pPr>
      <w:r>
        <w:rPr>
          <w:rFonts w:hint="eastAsia"/>
          <w:lang w:val="en-US" w:eastAsia="zh-CN"/>
        </w:rPr>
        <w:t>订正：阅卷前后均可进行订正。点击订正，调起摄像头进行拍照（同拍照上传答案）。</w:t>
      </w:r>
    </w:p>
    <w:p>
      <w:pPr>
        <w:pStyle w:val="2"/>
        <w:numPr>
          <w:ilvl w:val="0"/>
          <w:numId w:val="0"/>
        </w:numPr>
        <w:ind w:leftChars="0" w:firstLine="480"/>
        <w:rPr>
          <w:rFonts w:hint="eastAsia"/>
          <w:lang w:val="en-US" w:eastAsia="zh-CN"/>
        </w:rPr>
      </w:pPr>
      <w:r>
        <w:rPr>
          <w:rFonts w:hint="eastAsia"/>
          <w:lang w:val="en-US" w:eastAsia="zh-CN"/>
        </w:rPr>
        <w:t>订正的图片支持删除，支持上传多张图片。</w:t>
      </w:r>
    </w:p>
    <w:p>
      <w:pPr>
        <w:pStyle w:val="2"/>
        <w:numPr>
          <w:ilvl w:val="0"/>
          <w:numId w:val="11"/>
        </w:numPr>
        <w:ind w:left="420" w:leftChars="0" w:hanging="420" w:firstLineChars="0"/>
        <w:rPr>
          <w:rFonts w:hint="default"/>
          <w:lang w:val="en-US" w:eastAsia="zh-CN"/>
        </w:rPr>
      </w:pPr>
      <w:r>
        <w:rPr>
          <w:rFonts w:hint="eastAsia"/>
          <w:lang w:val="en-US" w:eastAsia="zh-CN"/>
        </w:rPr>
        <w:t>提交后，未到答案公布时间：提示“提交成功，但未到教师设置的答案公布时间，请耐心等待！答案公布时间：”</w:t>
      </w:r>
    </w:p>
    <w:p>
      <w:pPr>
        <w:pStyle w:val="2"/>
        <w:numPr>
          <w:ilvl w:val="0"/>
          <w:numId w:val="0"/>
        </w:numPr>
        <w:ind w:leftChars="200"/>
      </w:pPr>
      <w:r>
        <w:drawing>
          <wp:inline distT="0" distB="0" distL="114300" distR="114300">
            <wp:extent cx="1802130" cy="1219835"/>
            <wp:effectExtent l="0" t="0" r="7620" b="1841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0"/>
                    <a:stretch>
                      <a:fillRect/>
                    </a:stretch>
                  </pic:blipFill>
                  <pic:spPr>
                    <a:xfrm>
                      <a:off x="0" y="0"/>
                      <a:ext cx="1802130" cy="1219835"/>
                    </a:xfrm>
                    <a:prstGeom prst="rect">
                      <a:avLst/>
                    </a:prstGeom>
                    <a:noFill/>
                    <a:ln>
                      <a:noFill/>
                    </a:ln>
                  </pic:spPr>
                </pic:pic>
              </a:graphicData>
            </a:graphic>
          </wp:inline>
        </w:drawing>
      </w:r>
    </w:p>
    <w:p>
      <w:pPr>
        <w:pStyle w:val="2"/>
        <w:numPr>
          <w:ilvl w:val="0"/>
          <w:numId w:val="0"/>
        </w:numPr>
        <w:ind w:leftChars="200"/>
        <w:rPr>
          <w:rFonts w:hint="eastAsia"/>
          <w:b/>
          <w:bCs/>
          <w:lang w:val="en-US" w:eastAsia="zh-CN"/>
        </w:rPr>
      </w:pPr>
      <w:r>
        <w:drawing>
          <wp:inline distT="0" distB="0" distL="114300" distR="114300">
            <wp:extent cx="2762885" cy="3844925"/>
            <wp:effectExtent l="0" t="0" r="1841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2762885" cy="3844925"/>
                    </a:xfrm>
                    <a:prstGeom prst="rect">
                      <a:avLst/>
                    </a:prstGeom>
                    <a:noFill/>
                    <a:ln>
                      <a:noFill/>
                    </a:ln>
                  </pic:spPr>
                </pic:pic>
              </a:graphicData>
            </a:graphic>
          </wp:inline>
        </w:drawing>
      </w:r>
      <w:r>
        <w:drawing>
          <wp:inline distT="0" distB="0" distL="114300" distR="114300">
            <wp:extent cx="2717165" cy="3817620"/>
            <wp:effectExtent l="0" t="0" r="6985" b="1143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2717165" cy="3817620"/>
                    </a:xfrm>
                    <a:prstGeom prst="rect">
                      <a:avLst/>
                    </a:prstGeom>
                    <a:noFill/>
                    <a:ln>
                      <a:noFill/>
                    </a:ln>
                  </pic:spPr>
                </pic:pic>
              </a:graphicData>
            </a:graphic>
          </wp:inline>
        </w:drawing>
      </w:r>
    </w:p>
    <w:p>
      <w:pPr>
        <w:rPr>
          <w:rFonts w:hint="default"/>
          <w:lang w:val="en-US" w:eastAsia="zh-CN"/>
        </w:rPr>
      </w:pPr>
    </w:p>
    <w:p>
      <w:pPr>
        <w:pStyle w:val="8"/>
        <w:numPr>
          <w:ilvl w:val="0"/>
          <w:numId w:val="8"/>
        </w:numPr>
        <w:bidi w:val="0"/>
        <w:rPr>
          <w:rFonts w:hint="default"/>
          <w:lang w:val="en-US" w:eastAsia="zh-CN"/>
        </w:rPr>
      </w:pPr>
      <w:r>
        <w:rPr>
          <w:rFonts w:hint="eastAsia"/>
          <w:lang w:val="en-US" w:eastAsia="zh-CN"/>
        </w:rPr>
        <w:t>资料任务</w:t>
      </w:r>
    </w:p>
    <w:p>
      <w:pPr>
        <w:numPr>
          <w:ilvl w:val="0"/>
          <w:numId w:val="15"/>
        </w:numPr>
        <w:ind w:left="420" w:leftChars="0" w:hanging="420" w:firstLineChars="0"/>
        <w:rPr>
          <w:rFonts w:hint="eastAsia"/>
          <w:lang w:val="en-US" w:eastAsia="zh-CN"/>
        </w:rPr>
      </w:pPr>
      <w:r>
        <w:rPr>
          <w:rFonts w:hint="eastAsia"/>
          <w:lang w:val="en-US" w:eastAsia="zh-CN"/>
        </w:rPr>
        <w:t>任务信息：任务名称、任务截止时间（有则显示，无则不显示）、任务要求（有则显示、无则不显示）。</w:t>
      </w:r>
    </w:p>
    <w:p>
      <w:pPr>
        <w:numPr>
          <w:ilvl w:val="0"/>
          <w:numId w:val="15"/>
        </w:numPr>
        <w:ind w:left="420" w:leftChars="0" w:hanging="420" w:firstLineChars="0"/>
        <w:rPr>
          <w:rFonts w:hint="eastAsia"/>
          <w:lang w:val="en-US" w:eastAsia="zh-CN"/>
        </w:rPr>
      </w:pPr>
      <w:r>
        <w:rPr>
          <w:rFonts w:hint="eastAsia"/>
          <w:lang w:val="en-US" w:eastAsia="zh-CN"/>
        </w:rPr>
        <w:t>附件：如果上传了附件则显示此模块，不上传则不显示此区域</w:t>
      </w:r>
    </w:p>
    <w:p>
      <w:pPr>
        <w:numPr>
          <w:ilvl w:val="0"/>
          <w:numId w:val="15"/>
        </w:numPr>
        <w:ind w:left="420" w:leftChars="0" w:hanging="420" w:firstLineChars="0"/>
        <w:rPr>
          <w:rFonts w:hint="default"/>
          <w:lang w:val="en-US" w:eastAsia="zh-CN"/>
        </w:rPr>
      </w:pPr>
      <w:r>
        <w:rPr>
          <w:rFonts w:hint="eastAsia"/>
          <w:lang w:val="en-US" w:eastAsia="zh-CN"/>
        </w:rPr>
        <w:t>任务内容：用户输入的任务内容</w:t>
      </w:r>
    </w:p>
    <w:p>
      <w:pPr>
        <w:pStyle w:val="2"/>
        <w:numPr>
          <w:ilvl w:val="0"/>
          <w:numId w:val="15"/>
        </w:numPr>
        <w:ind w:left="420" w:leftChars="0" w:hanging="420" w:firstLineChars="0"/>
        <w:rPr>
          <w:rFonts w:hint="default"/>
          <w:lang w:val="en-US" w:eastAsia="zh-CN"/>
        </w:rPr>
      </w:pPr>
      <w:r>
        <w:rPr>
          <w:rFonts w:hint="eastAsia"/>
          <w:lang w:val="en-US" w:eastAsia="zh-CN"/>
        </w:rPr>
        <w:t>完成学习：点击完成学习，跳转回待完成任务列表页面，此时该任务进入已完成任务列表。</w:t>
      </w:r>
    </w:p>
    <w:p>
      <w:pPr>
        <w:pStyle w:val="8"/>
        <w:numPr>
          <w:ilvl w:val="0"/>
          <w:numId w:val="8"/>
        </w:numPr>
        <w:bidi w:val="0"/>
        <w:rPr>
          <w:rFonts w:hint="default"/>
          <w:lang w:val="en-US" w:eastAsia="zh-CN"/>
        </w:rPr>
      </w:pPr>
      <w:r>
        <w:rPr>
          <w:rFonts w:hint="eastAsia"/>
          <w:lang w:val="en-US" w:eastAsia="zh-CN"/>
        </w:rPr>
        <w:t>试卷任务（试卷任务来源于试题和答题卡，因此需求同试题任务/答题卡任务）</w:t>
      </w:r>
    </w:p>
    <w:p>
      <w:pPr>
        <w:rPr>
          <w:rFonts w:hint="default"/>
          <w:lang w:val="en-US" w:eastAsia="zh-CN"/>
        </w:rPr>
      </w:pPr>
    </w:p>
    <w:p>
      <w:pPr>
        <w:pStyle w:val="6"/>
        <w:numPr>
          <w:ilvl w:val="0"/>
          <w:numId w:val="4"/>
        </w:numPr>
        <w:bidi w:val="0"/>
        <w:rPr>
          <w:rFonts w:hint="default"/>
          <w:highlight w:val="yellow"/>
          <w:lang w:val="en-US" w:eastAsia="zh-CN"/>
        </w:rPr>
      </w:pPr>
      <w:r>
        <w:rPr>
          <w:rFonts w:hint="eastAsia"/>
          <w:highlight w:val="yellow"/>
          <w:lang w:val="en-US" w:eastAsia="zh-CN"/>
        </w:rPr>
        <w:t>【本期不做，春节上线后实现】</w:t>
      </w:r>
      <w:r>
        <w:rPr>
          <w:rFonts w:hint="eastAsia"/>
          <w:lang w:val="en-US" w:eastAsia="zh-CN"/>
        </w:rPr>
        <w:t>阅卷方式（互阅、线下阅）</w:t>
      </w:r>
    </w:p>
    <w:p>
      <w:pPr>
        <w:pStyle w:val="7"/>
        <w:rPr>
          <w:rFonts w:hint="eastAsia"/>
          <w:lang w:val="en-US" w:eastAsia="zh-CN"/>
        </w:rPr>
      </w:pPr>
      <w:r>
        <w:rPr>
          <w:rFonts w:hint="eastAsia"/>
          <w:lang w:val="en-US" w:eastAsia="zh-CN"/>
        </w:rPr>
        <w:t>阅卷方式有在线阅、互阅和线下阅三种。在线阅卷不涉及学生操作，因此不进行需求阐述。</w:t>
      </w:r>
    </w:p>
    <w:p>
      <w:pPr>
        <w:pStyle w:val="8"/>
        <w:numPr>
          <w:ilvl w:val="0"/>
          <w:numId w:val="16"/>
        </w:numPr>
        <w:bidi w:val="0"/>
        <w:ind w:left="425" w:leftChars="0" w:hanging="425" w:firstLineChars="0"/>
        <w:rPr>
          <w:rFonts w:hint="eastAsia"/>
          <w:lang w:val="en-US" w:eastAsia="zh-CN"/>
        </w:rPr>
      </w:pPr>
      <w:r>
        <w:rPr>
          <w:rFonts w:hint="eastAsia"/>
          <w:lang w:val="en-US" w:eastAsia="zh-CN"/>
        </w:rPr>
        <w:t>阅卷消息列表</w:t>
      </w:r>
    </w:p>
    <w:p>
      <w:pPr>
        <w:rPr>
          <w:rFonts w:hint="default"/>
          <w:lang w:val="en-US" w:eastAsia="zh-CN"/>
        </w:rPr>
      </w:pPr>
      <w:r>
        <w:rPr>
          <w:rFonts w:hint="eastAsia"/>
          <w:lang w:val="en-US" w:eastAsia="zh-CN"/>
        </w:rPr>
        <w:t>任务中的消息最多显示两条，一条是阅卷任务的消息，一个是被阅卷的消息。消息同步到消息中心中存在。</w:t>
      </w:r>
    </w:p>
    <w:p>
      <w:pPr>
        <w:pStyle w:val="7"/>
        <w:rPr>
          <w:rFonts w:hint="eastAsia"/>
          <w:lang w:val="en-US" w:eastAsia="zh-CN"/>
        </w:rPr>
      </w:pPr>
      <w:r>
        <w:rPr>
          <w:rFonts w:hint="eastAsia"/>
          <w:lang w:val="en-US" w:eastAsia="zh-CN"/>
        </w:rPr>
        <w:t>阅卷消息。当有互阅和线下阅的消息时进行消息提示，在任务列表页面显示消息提示。提示内容为“您有12条新的阅卷任务，赶紧去批阅吧！”。互阅任务和线下阅任务都有此提示，点击此提示进入阅卷消息列表页面，点击开始阅卷，进入互阅阅卷页面；点击录入成绩，进入线下阅任务。当全部任务批阅完成后，首页提示提示消息消失。如果有剩余任务，则消息一直存在。</w:t>
      </w:r>
    </w:p>
    <w:p>
      <w:pPr>
        <w:pStyle w:val="7"/>
        <w:rPr>
          <w:rFonts w:hint="eastAsia"/>
          <w:lang w:val="en-US" w:eastAsia="zh-CN"/>
        </w:rPr>
      </w:pPr>
      <w:r>
        <w:drawing>
          <wp:inline distT="0" distB="0" distL="114300" distR="114300">
            <wp:extent cx="3822700" cy="4137660"/>
            <wp:effectExtent l="0" t="0" r="6350" b="152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3822700" cy="4137660"/>
                    </a:xfrm>
                    <a:prstGeom prst="rect">
                      <a:avLst/>
                    </a:prstGeom>
                    <a:noFill/>
                    <a:ln>
                      <a:noFill/>
                    </a:ln>
                  </pic:spPr>
                </pic:pic>
              </a:graphicData>
            </a:graphic>
          </wp:inline>
        </w:drawing>
      </w:r>
    </w:p>
    <w:p>
      <w:pPr>
        <w:pStyle w:val="2"/>
        <w:ind w:left="0" w:leftChars="0" w:firstLine="480" w:firstLineChars="200"/>
        <w:rPr>
          <w:rFonts w:hint="eastAsia"/>
          <w:lang w:val="en-US" w:eastAsia="zh-CN"/>
        </w:rPr>
      </w:pPr>
      <w:r>
        <w:rPr>
          <w:rFonts w:hint="eastAsia"/>
          <w:lang w:val="en-US" w:eastAsia="zh-CN"/>
        </w:rPr>
        <w:t>被阅消息提示：当教师在线阅后或自己的任务被学生互阅后，弹出被阅卷的消息提示“您的任务已经被批阅了，赶紧去查看吧！”。点击消息提示，进入被批阅列表页面，列表中显示互阅消息和线上阅消息，点击某个任务，进入查看阅卷结果页面。当所有被批阅消息查看完毕后，消息提示消失，如果有剩余任务，则消息一直存在。</w:t>
      </w:r>
    </w:p>
    <w:p>
      <w:pPr>
        <w:pStyle w:val="2"/>
        <w:ind w:left="0" w:leftChars="0" w:firstLine="480" w:firstLineChars="200"/>
        <w:rPr>
          <w:rFonts w:hint="default"/>
          <w:lang w:val="en-US" w:eastAsia="zh-CN"/>
        </w:rPr>
      </w:pPr>
      <w:ins w:id="0" w:author="小闻" w:date="2019-11-22T09:41:25Z">
        <w:r>
          <w:rPr/>
          <w:drawing>
            <wp:inline distT="0" distB="0" distL="114300" distR="114300">
              <wp:extent cx="3397885" cy="3218180"/>
              <wp:effectExtent l="0" t="0" r="1206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3397885" cy="3218180"/>
                      </a:xfrm>
                      <a:prstGeom prst="rect">
                        <a:avLst/>
                      </a:prstGeom>
                      <a:noFill/>
                      <a:ln>
                        <a:noFill/>
                      </a:ln>
                    </pic:spPr>
                  </pic:pic>
                </a:graphicData>
              </a:graphic>
            </wp:inline>
          </w:drawing>
        </w:r>
      </w:ins>
    </w:p>
    <w:p>
      <w:pPr>
        <w:pStyle w:val="8"/>
        <w:numPr>
          <w:ilvl w:val="0"/>
          <w:numId w:val="16"/>
        </w:numPr>
        <w:bidi w:val="0"/>
        <w:ind w:left="425" w:leftChars="0" w:hanging="425" w:firstLineChars="0"/>
        <w:rPr>
          <w:rFonts w:hint="eastAsia"/>
          <w:lang w:val="en-US" w:eastAsia="zh-CN"/>
        </w:rPr>
      </w:pPr>
      <w:r>
        <w:rPr>
          <w:rFonts w:hint="eastAsia"/>
          <w:lang w:val="en-US" w:eastAsia="zh-CN"/>
        </w:rPr>
        <w:t>互阅</w:t>
      </w:r>
    </w:p>
    <w:p>
      <w:pPr>
        <w:rPr>
          <w:rFonts w:hint="eastAsia"/>
          <w:lang w:val="en-US" w:eastAsia="zh-CN"/>
        </w:rPr>
      </w:pPr>
      <w:r>
        <w:rPr>
          <w:rFonts w:hint="eastAsia"/>
          <w:lang w:val="en-US" w:eastAsia="zh-CN"/>
        </w:rPr>
        <w:t>互阅的规则：随机互阅。当班级人数的10%（小数取上一个整数）个学生答完题后，系统开始随机互阅任务派发。后面的学生互阅就采取前一个人阅后一个人的试卷。</w:t>
      </w:r>
    </w:p>
    <w:p>
      <w:pPr>
        <w:pStyle w:val="2"/>
        <w:ind w:left="0" w:leftChars="0" w:firstLine="0" w:firstLineChars="0"/>
        <w:rPr>
          <w:rFonts w:hint="default"/>
          <w:lang w:val="en-US" w:eastAsia="zh-CN"/>
        </w:rPr>
      </w:pPr>
      <w:r>
        <w:rPr>
          <w:rFonts w:hint="eastAsia"/>
          <w:lang w:val="en-US" w:eastAsia="zh-CN"/>
        </w:rPr>
        <w:t>随机互阅的规则，最多会有1提交靠前的人阅两个卷子，最后一个人没有阅卷任务的情况。</w:t>
      </w:r>
    </w:p>
    <w:p>
      <w:pPr>
        <w:pStyle w:val="2"/>
        <w:ind w:left="0" w:leftChars="0" w:firstLine="0" w:firstLineChars="0"/>
        <w:rPr>
          <w:rFonts w:hint="default"/>
          <w:lang w:val="en-US" w:eastAsia="zh-CN"/>
        </w:rPr>
      </w:pPr>
      <w:r>
        <w:rPr>
          <w:rFonts w:hint="eastAsia"/>
          <w:lang w:val="en-US" w:eastAsia="zh-CN"/>
        </w:rPr>
        <w:t xml:space="preserve">          </w:t>
      </w:r>
    </w:p>
    <w:p>
      <w:pPr>
        <w:numPr>
          <w:ilvl w:val="0"/>
          <w:numId w:val="17"/>
        </w:numPr>
        <w:ind w:left="420" w:leftChars="0" w:hanging="420" w:firstLineChars="0"/>
        <w:rPr>
          <w:rFonts w:hint="eastAsia"/>
          <w:lang w:val="en-US" w:eastAsia="zh-CN"/>
        </w:rPr>
      </w:pPr>
      <w:r>
        <w:rPr>
          <w:rFonts w:hint="eastAsia"/>
          <w:lang w:val="en-US" w:eastAsia="zh-CN"/>
        </w:rPr>
        <w:t>点击阅卷任务的消息，进入阅卷页面。如果是互阅类型的任务，显示以下页面。</w:t>
      </w:r>
    </w:p>
    <w:p>
      <w:pPr>
        <w:pStyle w:val="2"/>
        <w:numPr>
          <w:ilvl w:val="0"/>
          <w:numId w:val="17"/>
        </w:numPr>
        <w:ind w:left="420" w:leftChars="0" w:hanging="420" w:firstLineChars="0"/>
        <w:rPr>
          <w:rFonts w:hint="eastAsia"/>
          <w:lang w:val="en-US" w:eastAsia="zh-CN"/>
        </w:rPr>
      </w:pPr>
      <w:r>
        <w:rPr>
          <w:rFonts w:hint="eastAsia"/>
          <w:lang w:val="en-US" w:eastAsia="zh-CN"/>
        </w:rPr>
        <w:t>显示待批阅的主观题数量，满分。显示各题是否批阅的状态，批阅为绿色，未批阅为灰色。</w:t>
      </w:r>
    </w:p>
    <w:p>
      <w:pPr>
        <w:pStyle w:val="2"/>
        <w:numPr>
          <w:ilvl w:val="0"/>
          <w:numId w:val="17"/>
        </w:numPr>
        <w:ind w:left="420" w:leftChars="0" w:hanging="420" w:firstLineChars="0"/>
        <w:rPr>
          <w:rFonts w:hint="eastAsia"/>
          <w:lang w:val="en-US" w:eastAsia="zh-CN"/>
        </w:rPr>
      </w:pPr>
      <w:r>
        <w:rPr>
          <w:rFonts w:hint="eastAsia"/>
          <w:lang w:val="en-US" w:eastAsia="zh-CN"/>
        </w:rPr>
        <w:t>题目区域的未阅和分值状态。未批阅时显示未阅，批阅后显示已给分值。</w:t>
      </w:r>
    </w:p>
    <w:p>
      <w:pPr>
        <w:pStyle w:val="2"/>
        <w:numPr>
          <w:ilvl w:val="0"/>
          <w:numId w:val="17"/>
        </w:numPr>
        <w:ind w:left="420" w:leftChars="0" w:hanging="420" w:firstLineChars="0"/>
        <w:rPr>
          <w:rFonts w:hint="eastAsia"/>
          <w:lang w:val="en-US" w:eastAsia="zh-CN"/>
        </w:rPr>
      </w:pPr>
      <w:r>
        <w:rPr>
          <w:rFonts w:hint="eastAsia"/>
          <w:lang w:val="en-US" w:eastAsia="zh-CN"/>
        </w:rPr>
        <w:t>用户可以输入分值，仅限定为输入阿拉伯数字，如11，11.3的输入，用户输入的分值限制为0-此题设定分值区间段的数字，最小为0，最大为设定分值。分值输入框默认提示文字为“请输入分值”</w:t>
      </w:r>
    </w:p>
    <w:p>
      <w:pPr>
        <w:pStyle w:val="2"/>
        <w:numPr>
          <w:ilvl w:val="0"/>
          <w:numId w:val="17"/>
        </w:numPr>
        <w:ind w:left="420" w:leftChars="0" w:hanging="420" w:firstLineChars="0"/>
        <w:rPr>
          <w:rFonts w:hint="default"/>
          <w:lang w:val="en-US" w:eastAsia="zh-CN"/>
        </w:rPr>
      </w:pPr>
      <w:r>
        <w:rPr>
          <w:rFonts w:hint="eastAsia"/>
          <w:lang w:val="en-US" w:eastAsia="zh-CN"/>
        </w:rPr>
        <w:t>点击完成答题，提示“批阅成功”。并返回待完成任务列表，且待批阅任务数量进行刷新统计。</w:t>
      </w:r>
    </w:p>
    <w:p>
      <w:pPr>
        <w:pStyle w:val="2"/>
        <w:numPr>
          <w:ilvl w:val="0"/>
          <w:numId w:val="17"/>
        </w:numPr>
        <w:ind w:left="420" w:leftChars="0" w:hanging="420" w:firstLineChars="0"/>
        <w:rPr>
          <w:rFonts w:hint="default"/>
          <w:lang w:val="en-US" w:eastAsia="zh-CN"/>
        </w:rPr>
      </w:pPr>
      <w:r>
        <w:rPr>
          <w:rFonts w:hint="eastAsia"/>
          <w:lang w:val="en-US" w:eastAsia="zh-CN"/>
        </w:rPr>
        <w:t>当用户输入了分值，但未点击完成阅卷按钮，此时进行退出或返回操作，弹出提示“批阅结果已为您自动保存，但您还未完成批阅，确认要退出吗？”退出后，反馈待完成任务列表页面。当用户未输入分值，退出或返回操作，则不进行提示。</w:t>
      </w:r>
    </w:p>
    <w:p>
      <w:pPr>
        <w:ind w:left="0" w:leftChars="0" w:firstLine="0" w:firstLineChars="0"/>
      </w:pPr>
      <w:r>
        <w:drawing>
          <wp:inline distT="0" distB="0" distL="114300" distR="114300">
            <wp:extent cx="2783840" cy="3161030"/>
            <wp:effectExtent l="0" t="0" r="16510" b="127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4"/>
                    <a:stretch>
                      <a:fillRect/>
                    </a:stretch>
                  </pic:blipFill>
                  <pic:spPr>
                    <a:xfrm>
                      <a:off x="0" y="0"/>
                      <a:ext cx="2783840" cy="3161030"/>
                    </a:xfrm>
                    <a:prstGeom prst="rect">
                      <a:avLst/>
                    </a:prstGeom>
                    <a:noFill/>
                    <a:ln>
                      <a:noFill/>
                    </a:ln>
                  </pic:spPr>
                </pic:pic>
              </a:graphicData>
            </a:graphic>
          </wp:inline>
        </w:drawing>
      </w:r>
      <w:r>
        <w:drawing>
          <wp:inline distT="0" distB="0" distL="114300" distR="114300">
            <wp:extent cx="2860040" cy="3172460"/>
            <wp:effectExtent l="0" t="0" r="16510" b="889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5"/>
                    <a:stretch>
                      <a:fillRect/>
                    </a:stretch>
                  </pic:blipFill>
                  <pic:spPr>
                    <a:xfrm>
                      <a:off x="0" y="0"/>
                      <a:ext cx="2860040" cy="3172460"/>
                    </a:xfrm>
                    <a:prstGeom prst="rect">
                      <a:avLst/>
                    </a:prstGeom>
                    <a:noFill/>
                    <a:ln>
                      <a:noFill/>
                    </a:ln>
                  </pic:spPr>
                </pic:pic>
              </a:graphicData>
            </a:graphic>
          </wp:inline>
        </w:drawing>
      </w:r>
    </w:p>
    <w:p>
      <w:pPr>
        <w:pStyle w:val="2"/>
        <w:ind w:left="0" w:leftChars="0" w:firstLine="0" w:firstLineChars="0"/>
        <w:rPr>
          <w:rFonts w:hint="default" w:eastAsia="微软雅黑"/>
          <w:lang w:val="en-US" w:eastAsia="zh-CN"/>
        </w:rPr>
      </w:pPr>
    </w:p>
    <w:p>
      <w:pPr>
        <w:pStyle w:val="8"/>
        <w:numPr>
          <w:ilvl w:val="0"/>
          <w:numId w:val="16"/>
        </w:numPr>
        <w:bidi w:val="0"/>
        <w:ind w:left="425" w:leftChars="0" w:hanging="425" w:firstLineChars="0"/>
        <w:rPr>
          <w:rFonts w:hint="eastAsia"/>
          <w:lang w:val="en-US" w:eastAsia="zh-CN"/>
        </w:rPr>
      </w:pPr>
      <w:r>
        <w:rPr>
          <w:rFonts w:hint="eastAsia"/>
          <w:lang w:val="en-US" w:eastAsia="zh-CN"/>
        </w:rPr>
        <w:t>线下阅</w:t>
      </w:r>
    </w:p>
    <w:p>
      <w:r>
        <w:rPr>
          <w:rFonts w:hint="eastAsia"/>
          <w:lang w:val="en-US" w:eastAsia="zh-CN"/>
        </w:rPr>
        <w:t>线下阅与互阅需求一致，仅增加一个提示：</w:t>
      </w:r>
      <w:r>
        <w:drawing>
          <wp:inline distT="0" distB="0" distL="114300" distR="114300">
            <wp:extent cx="4505325" cy="40957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6"/>
                    <a:stretch>
                      <a:fillRect/>
                    </a:stretch>
                  </pic:blipFill>
                  <pic:spPr>
                    <a:xfrm>
                      <a:off x="0" y="0"/>
                      <a:ext cx="4505325" cy="409575"/>
                    </a:xfrm>
                    <a:prstGeom prst="rect">
                      <a:avLst/>
                    </a:prstGeom>
                    <a:noFill/>
                    <a:ln>
                      <a:noFill/>
                    </a:ln>
                  </pic:spPr>
                </pic:pic>
              </a:graphicData>
            </a:graphic>
          </wp:inline>
        </w:drawing>
      </w:r>
    </w:p>
    <w:p>
      <w:pPr>
        <w:pStyle w:val="8"/>
        <w:numPr>
          <w:ilvl w:val="0"/>
          <w:numId w:val="16"/>
        </w:numPr>
        <w:bidi w:val="0"/>
        <w:ind w:left="425" w:leftChars="0" w:hanging="425" w:firstLineChars="0"/>
        <w:rPr>
          <w:rFonts w:hint="eastAsia"/>
          <w:lang w:val="en-US" w:eastAsia="zh-CN"/>
        </w:rPr>
      </w:pPr>
      <w:r>
        <w:rPr>
          <w:rFonts w:hint="eastAsia"/>
          <w:lang w:val="en-US" w:eastAsia="zh-CN"/>
        </w:rPr>
        <w:t>查看阅卷结果</w:t>
      </w:r>
    </w:p>
    <w:p>
      <w:pPr>
        <w:pStyle w:val="2"/>
        <w:ind w:left="0" w:leftChars="0" w:firstLine="0" w:firstLineChars="0"/>
      </w:pPr>
      <w:r>
        <w:drawing>
          <wp:inline distT="0" distB="0" distL="114300" distR="114300">
            <wp:extent cx="4526915" cy="6339205"/>
            <wp:effectExtent l="0" t="0" r="6985" b="444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7"/>
                    <a:stretch>
                      <a:fillRect/>
                    </a:stretch>
                  </pic:blipFill>
                  <pic:spPr>
                    <a:xfrm>
                      <a:off x="0" y="0"/>
                      <a:ext cx="4526915" cy="633920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3、课程</w:t>
      </w:r>
      <w:r>
        <w:rPr>
          <w:rFonts w:hint="eastAsia"/>
          <w:highlight w:val="yellow"/>
          <w:lang w:val="en-US" w:eastAsia="zh-CN"/>
        </w:rPr>
        <w:t>【本期不做，春节上线后实现】</w:t>
      </w:r>
    </w:p>
    <w:p>
      <w:pPr>
        <w:pStyle w:val="7"/>
        <w:bidi w:val="0"/>
        <w:rPr>
          <w:rFonts w:hint="eastAsia"/>
          <w:lang w:val="en-US" w:eastAsia="zh-CN"/>
        </w:rPr>
      </w:pPr>
      <w:r>
        <w:rPr>
          <w:rFonts w:hint="eastAsia"/>
          <w:lang w:val="en-US" w:eastAsia="zh-CN"/>
        </w:rPr>
        <w:t>课程模块，系统预置相关课程，支持学生的自主学习，课程的相关学习内容不进入学情，但课程的错题进入错题本。</w:t>
      </w:r>
    </w:p>
    <w:p>
      <w:pPr>
        <w:pStyle w:val="6"/>
        <w:numPr>
          <w:ilvl w:val="0"/>
          <w:numId w:val="18"/>
        </w:numPr>
        <w:bidi w:val="0"/>
        <w:rPr>
          <w:rFonts w:hint="eastAsia"/>
          <w:lang w:val="en-US" w:eastAsia="zh-CN"/>
        </w:rPr>
      </w:pPr>
      <w:r>
        <w:rPr>
          <w:rFonts w:hint="eastAsia"/>
          <w:lang w:val="en-US" w:eastAsia="zh-CN"/>
        </w:rPr>
        <w:t>课程列表</w:t>
      </w:r>
    </w:p>
    <w:p>
      <w:pPr>
        <w:pStyle w:val="7"/>
        <w:numPr>
          <w:ilvl w:val="0"/>
          <w:numId w:val="19"/>
        </w:numPr>
        <w:ind w:left="420" w:leftChars="0" w:hanging="420" w:firstLineChars="0"/>
        <w:rPr>
          <w:rFonts w:hint="default"/>
          <w:lang w:val="en-US" w:eastAsia="zh-CN"/>
        </w:rPr>
      </w:pPr>
      <w:r>
        <w:rPr>
          <w:rFonts w:hint="eastAsia"/>
          <w:lang w:val="en-US" w:eastAsia="zh-CN"/>
        </w:rPr>
        <w:t>按课程分类进行集中展示。课程分类的需求可以开发人员将预置的课程进行手动标签，集中显示在学生端（如，系统会预置5-6门课程，每门课程有9大学科，希望显示成一轮复习课程下有9个学科，二轮复习课程下有9个学科。学科按后台学科顺序进行排序）；资源管理系统中创建的课程需要区分使用用户为教师、学生、教师和学生。</w:t>
      </w:r>
    </w:p>
    <w:p>
      <w:pPr>
        <w:pStyle w:val="7"/>
        <w:numPr>
          <w:ilvl w:val="0"/>
          <w:numId w:val="19"/>
        </w:numPr>
        <w:ind w:left="420" w:leftChars="0" w:hanging="420" w:firstLineChars="0"/>
        <w:rPr>
          <w:rFonts w:hint="default"/>
          <w:lang w:val="en-US" w:eastAsia="zh-CN"/>
        </w:rPr>
      </w:pPr>
      <w:r>
        <w:rPr>
          <w:rFonts w:hint="eastAsia"/>
          <w:lang w:val="en-US" w:eastAsia="zh-CN"/>
        </w:rPr>
        <w:t>点击某课程图标，进入该课程目录页面。</w:t>
      </w:r>
    </w:p>
    <w:p>
      <w:pPr>
        <w:pStyle w:val="7"/>
        <w:ind w:left="0" w:leftChars="0" w:firstLine="0" w:firstLineChars="0"/>
      </w:pPr>
      <w:r>
        <w:drawing>
          <wp:inline distT="0" distB="0" distL="114300" distR="114300">
            <wp:extent cx="3703955" cy="5241925"/>
            <wp:effectExtent l="0" t="0" r="1079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3703955" cy="5241925"/>
                    </a:xfrm>
                    <a:prstGeom prst="rect">
                      <a:avLst/>
                    </a:prstGeom>
                    <a:noFill/>
                    <a:ln>
                      <a:noFill/>
                    </a:ln>
                  </pic:spPr>
                </pic:pic>
              </a:graphicData>
            </a:graphic>
          </wp:inline>
        </w:drawing>
      </w:r>
    </w:p>
    <w:p>
      <w:pPr>
        <w:pStyle w:val="6"/>
        <w:numPr>
          <w:ilvl w:val="0"/>
          <w:numId w:val="18"/>
        </w:numPr>
        <w:bidi w:val="0"/>
        <w:rPr>
          <w:rFonts w:hint="default"/>
          <w:lang w:val="en-US" w:eastAsia="zh-CN"/>
        </w:rPr>
      </w:pPr>
      <w:r>
        <w:rPr>
          <w:rFonts w:hint="eastAsia"/>
          <w:lang w:val="en-US" w:eastAsia="zh-CN"/>
        </w:rPr>
        <w:t>课程目录</w:t>
      </w:r>
    </w:p>
    <w:p>
      <w:pPr>
        <w:pStyle w:val="7"/>
        <w:numPr>
          <w:ilvl w:val="0"/>
          <w:numId w:val="20"/>
        </w:numPr>
        <w:ind w:left="420" w:leftChars="0" w:hanging="420" w:firstLineChars="0"/>
        <w:rPr>
          <w:rFonts w:hint="default"/>
          <w:lang w:val="en-US" w:eastAsia="zh-CN"/>
        </w:rPr>
      </w:pPr>
      <w:r>
        <w:rPr>
          <w:rFonts w:hint="eastAsia"/>
          <w:lang w:val="en-US" w:eastAsia="zh-CN"/>
        </w:rPr>
        <w:t>按课程目录章节显示展开显示。</w:t>
      </w:r>
    </w:p>
    <w:p>
      <w:pPr>
        <w:pStyle w:val="7"/>
        <w:ind w:left="0" w:leftChars="0" w:firstLine="480" w:firstLineChars="0"/>
        <w:rPr>
          <w:rFonts w:hint="eastAsia"/>
          <w:lang w:val="en-US" w:eastAsia="zh-CN"/>
        </w:rPr>
      </w:pPr>
      <w:r>
        <w:rPr>
          <w:rFonts w:hint="eastAsia"/>
          <w:lang w:val="en-US" w:eastAsia="zh-CN"/>
        </w:rPr>
        <w:t>最小节点下，标识该节点的学习进度。学习进度按百分比进行显示，计算方法为按每个章节下的模块为一个数据收集单位。资料模块，点击了“完成学习”记录为完成。练习模块，点击了“提交”，记录为完成。当该节点下全部模块标记为完成后，此模块的学习进度为100%。</w:t>
      </w:r>
    </w:p>
    <w:p>
      <w:pPr>
        <w:pStyle w:val="7"/>
        <w:ind w:left="0" w:leftChars="0" w:firstLine="480" w:firstLineChars="0"/>
        <w:rPr>
          <w:rFonts w:hint="default"/>
          <w:lang w:val="en-US" w:eastAsia="zh-CN"/>
        </w:rPr>
      </w:pPr>
      <w:r>
        <w:rPr>
          <w:rFonts w:hint="eastAsia"/>
          <w:lang w:val="en-US" w:eastAsia="zh-CN"/>
        </w:rPr>
        <w:t>学习进度百分比：已完成模块数量/全部模块数量*100%</w:t>
      </w:r>
    </w:p>
    <w:p>
      <w:pPr>
        <w:pStyle w:val="7"/>
        <w:ind w:left="0" w:leftChars="0" w:firstLine="0" w:firstLineChars="0"/>
        <w:rPr>
          <w:rFonts w:hint="eastAsia"/>
          <w:lang w:val="en-US" w:eastAsia="zh-CN"/>
        </w:rPr>
      </w:pPr>
      <w:r>
        <w:drawing>
          <wp:inline distT="0" distB="0" distL="114300" distR="114300">
            <wp:extent cx="3900170" cy="5535295"/>
            <wp:effectExtent l="0" t="0" r="508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900170" cy="5535295"/>
                    </a:xfrm>
                    <a:prstGeom prst="rect">
                      <a:avLst/>
                    </a:prstGeom>
                    <a:noFill/>
                    <a:ln>
                      <a:noFill/>
                    </a:ln>
                  </pic:spPr>
                </pic:pic>
              </a:graphicData>
            </a:graphic>
          </wp:inline>
        </w:drawing>
      </w:r>
    </w:p>
    <w:p>
      <w:pPr>
        <w:pStyle w:val="6"/>
        <w:numPr>
          <w:ilvl w:val="0"/>
          <w:numId w:val="18"/>
        </w:numPr>
        <w:bidi w:val="0"/>
        <w:rPr>
          <w:rFonts w:hint="default"/>
          <w:lang w:val="en-US" w:eastAsia="zh-CN"/>
        </w:rPr>
      </w:pPr>
      <w:r>
        <w:rPr>
          <w:rFonts w:hint="eastAsia"/>
          <w:lang w:val="en-US" w:eastAsia="zh-CN"/>
        </w:rPr>
        <w:t>课程学习</w:t>
      </w:r>
    </w:p>
    <w:p>
      <w:pPr>
        <w:pStyle w:val="7"/>
        <w:rPr>
          <w:rFonts w:hint="eastAsia"/>
          <w:lang w:val="en-US" w:eastAsia="zh-CN"/>
        </w:rPr>
      </w:pPr>
      <w:r>
        <w:rPr>
          <w:rFonts w:hint="eastAsia"/>
          <w:lang w:val="en-US" w:eastAsia="zh-CN"/>
        </w:rPr>
        <w:t>点击课程最小节点的名称，进入该课程学习页面。</w:t>
      </w:r>
    </w:p>
    <w:p>
      <w:pPr>
        <w:pStyle w:val="7"/>
        <w:rPr>
          <w:rFonts w:hint="default"/>
          <w:b/>
          <w:bCs/>
          <w:color w:val="FF0000"/>
          <w:lang w:val="en-US" w:eastAsia="zh-CN"/>
        </w:rPr>
      </w:pPr>
      <w:r>
        <w:rPr>
          <w:rFonts w:hint="eastAsia"/>
          <w:b/>
          <w:bCs/>
          <w:color w:val="FF0000"/>
          <w:lang w:val="en-US" w:eastAsia="zh-CN"/>
        </w:rPr>
        <w:t>课程学习页面的需求同课程任务作答的需求，此处不再阐述。</w:t>
      </w:r>
    </w:p>
    <w:p>
      <w:pPr>
        <w:pStyle w:val="7"/>
        <w:ind w:left="0" w:leftChars="0" w:firstLine="0" w:firstLineChars="0"/>
        <w:rPr>
          <w:rFonts w:hint="eastAsia"/>
          <w:b/>
          <w:bCs/>
          <w:color w:val="FF0000"/>
          <w:lang w:val="en-US" w:eastAsia="zh-CN"/>
        </w:rPr>
      </w:pPr>
      <w:r>
        <w:rPr>
          <w:rFonts w:hint="eastAsia"/>
          <w:b/>
          <w:bCs/>
          <w:color w:val="FF0000"/>
          <w:lang w:val="en-US" w:eastAsia="zh-CN"/>
        </w:rPr>
        <w:t>与课程任务作答页面的不同点，有以下几条，需注意：</w:t>
      </w:r>
    </w:p>
    <w:p>
      <w:pPr>
        <w:pStyle w:val="7"/>
        <w:numPr>
          <w:ilvl w:val="0"/>
          <w:numId w:val="21"/>
        </w:numPr>
        <w:ind w:left="0" w:leftChars="0" w:firstLine="0" w:firstLineChars="0"/>
        <w:rPr>
          <w:rFonts w:hint="eastAsia"/>
          <w:b/>
          <w:bCs/>
          <w:color w:val="FF0000"/>
          <w:lang w:val="en-US" w:eastAsia="zh-CN"/>
        </w:rPr>
      </w:pPr>
      <w:r>
        <w:rPr>
          <w:rFonts w:hint="eastAsia"/>
          <w:b/>
          <w:bCs/>
          <w:color w:val="FF0000"/>
          <w:lang w:val="en-US" w:eastAsia="zh-CN"/>
        </w:rPr>
        <w:t>课程模块列表页面：去除截止时间、任务要求</w:t>
      </w:r>
    </w:p>
    <w:p>
      <w:pPr>
        <w:pStyle w:val="7"/>
        <w:numPr>
          <w:ilvl w:val="0"/>
          <w:numId w:val="21"/>
        </w:numPr>
        <w:ind w:left="0" w:leftChars="0" w:firstLine="0" w:firstLineChars="0"/>
        <w:rPr>
          <w:rFonts w:hint="default"/>
          <w:b/>
          <w:bCs/>
          <w:color w:val="FF0000"/>
          <w:lang w:val="en-US" w:eastAsia="zh-CN"/>
        </w:rPr>
      </w:pPr>
      <w:r>
        <w:rPr>
          <w:rFonts w:hint="eastAsia"/>
          <w:b/>
          <w:bCs/>
          <w:color w:val="FF0000"/>
          <w:lang w:val="en-US" w:eastAsia="zh-CN"/>
        </w:rPr>
        <w:t>练习模块，如果有非选择题，学习流程如下：练习模块作答--提交--自己给非选择题阅卷（页面同任务中线下阅的需求）--查看提交后的作答结果</w:t>
      </w:r>
    </w:p>
    <w:p>
      <w:pPr>
        <w:pStyle w:val="5"/>
        <w:numPr>
          <w:ilvl w:val="0"/>
          <w:numId w:val="22"/>
        </w:numPr>
        <w:bidi w:val="0"/>
        <w:ind w:left="0" w:leftChars="0" w:firstLine="0" w:firstLineChars="0"/>
        <w:rPr>
          <w:rFonts w:hint="eastAsia"/>
          <w:lang w:val="en-US" w:eastAsia="zh-CN"/>
        </w:rPr>
      </w:pPr>
      <w:r>
        <w:rPr>
          <w:rFonts w:hint="eastAsia"/>
          <w:lang w:val="en-US" w:eastAsia="zh-CN"/>
        </w:rPr>
        <w:t>学情诊断</w:t>
      </w:r>
    </w:p>
    <w:p>
      <w:pPr>
        <w:numPr>
          <w:ilvl w:val="0"/>
          <w:numId w:val="0"/>
        </w:numPr>
        <w:ind w:leftChars="0"/>
        <w:rPr>
          <w:rFonts w:hint="eastAsia"/>
          <w:lang w:val="en-US" w:eastAsia="zh-CN"/>
        </w:rPr>
      </w:pPr>
      <w:r>
        <w:rPr>
          <w:rFonts w:hint="eastAsia"/>
          <w:lang w:val="en-US" w:eastAsia="zh-CN"/>
        </w:rPr>
        <w:t>（学情的数据更新时间同pc端，按4个小时为时间段进行更新）</w:t>
      </w:r>
    </w:p>
    <w:p>
      <w:pPr>
        <w:numPr>
          <w:ilvl w:val="0"/>
          <w:numId w:val="0"/>
        </w:numPr>
        <w:ind w:leftChars="0"/>
        <w:rPr>
          <w:rFonts w:hint="eastAsia"/>
          <w:lang w:val="en-US" w:eastAsia="zh-CN"/>
        </w:rPr>
      </w:pPr>
      <w:r>
        <w:rPr>
          <w:rFonts w:hint="eastAsia"/>
          <w:lang w:val="en-US" w:eastAsia="zh-CN"/>
        </w:rPr>
        <w:t>学生查看自己的学情，包含综合学情和单科学情。学生学情仅统计任务中的作答数据，其他模块暂不进入学情。</w:t>
      </w:r>
    </w:p>
    <w:p>
      <w:pPr>
        <w:pStyle w:val="2"/>
        <w:ind w:left="0" w:leftChars="0" w:firstLine="0" w:firstLineChars="0"/>
        <w:rPr>
          <w:rFonts w:hint="default"/>
          <w:lang w:val="en-US" w:eastAsia="zh-CN"/>
        </w:rPr>
      </w:pPr>
      <w:r>
        <w:rPr>
          <w:rFonts w:hint="eastAsia"/>
          <w:lang w:val="en-US" w:eastAsia="zh-CN"/>
        </w:rPr>
        <w:t>时间段筛选：支持本学期，本月，本周。同pc端</w:t>
      </w:r>
    </w:p>
    <w:p>
      <w:pPr>
        <w:pStyle w:val="6"/>
        <w:numPr>
          <w:ilvl w:val="0"/>
          <w:numId w:val="23"/>
        </w:numPr>
        <w:bidi w:val="0"/>
        <w:rPr>
          <w:rFonts w:hint="eastAsia"/>
          <w:lang w:val="en-US" w:eastAsia="zh-CN"/>
        </w:rPr>
      </w:pPr>
      <w:r>
        <w:rPr>
          <w:rFonts w:hint="eastAsia"/>
          <w:lang w:val="en-US" w:eastAsia="zh-CN"/>
        </w:rPr>
        <w:t>综合学情</w:t>
      </w:r>
    </w:p>
    <w:p>
      <w:pPr>
        <w:pStyle w:val="2"/>
        <w:ind w:left="0" w:leftChars="0" w:firstLine="240" w:firstLineChars="100"/>
        <w:rPr>
          <w:rFonts w:hint="default" w:eastAsia="微软雅黑"/>
          <w:lang w:val="en-US" w:eastAsia="zh-CN"/>
        </w:rPr>
      </w:pPr>
      <w:r>
        <w:rPr>
          <w:rFonts w:hint="eastAsia"/>
        </w:rPr>
        <w:t>任务数：该生各个学科任务总数及各科占比；</w:t>
      </w:r>
      <w:r>
        <w:rPr>
          <w:rFonts w:hint="eastAsia"/>
          <w:lang w:eastAsia="zh-CN"/>
        </w:rPr>
        <w:t>颜色仅区分学科即可，</w:t>
      </w:r>
      <w:r>
        <w:rPr>
          <w:rFonts w:hint="eastAsia"/>
          <w:lang w:val="en-US" w:eastAsia="zh-CN"/>
        </w:rPr>
        <w:t>且显示各科详细任务数。</w:t>
      </w:r>
    </w:p>
    <w:p>
      <w:pPr>
        <w:pStyle w:val="2"/>
        <w:ind w:left="0" w:leftChars="0" w:firstLine="240" w:firstLineChars="100"/>
      </w:pPr>
      <w:r>
        <w:rPr>
          <w:rFonts w:hint="eastAsia"/>
        </w:rPr>
        <w:t>题量：该生各个学科任务题量总数及各科占比；</w:t>
      </w:r>
      <w:r>
        <w:rPr>
          <w:rFonts w:hint="eastAsia"/>
          <w:lang w:eastAsia="zh-CN"/>
        </w:rPr>
        <w:t>颜色仅区分学科即可，</w:t>
      </w:r>
      <w:r>
        <w:rPr>
          <w:rFonts w:hint="eastAsia"/>
          <w:lang w:val="en-US" w:eastAsia="zh-CN"/>
        </w:rPr>
        <w:t>且显示各科详细任务数。</w:t>
      </w:r>
    </w:p>
    <w:p>
      <w:pPr>
        <w:pStyle w:val="2"/>
        <w:ind w:left="0" w:leftChars="0" w:firstLine="240" w:firstLineChars="100"/>
        <w:rPr>
          <w:rFonts w:hint="default"/>
          <w:lang w:val="en-US" w:eastAsia="zh-CN"/>
        </w:rPr>
      </w:pPr>
      <w:r>
        <w:rPr>
          <w:rFonts w:hint="eastAsia"/>
          <w:lang w:val="en-US" w:eastAsia="zh-CN"/>
        </w:rPr>
        <w:t>学习</w:t>
      </w:r>
      <w:r>
        <w:rPr>
          <w:rFonts w:hint="eastAsia"/>
        </w:rPr>
        <w:t>用时：该生各个学科学习用时及各科占比；</w:t>
      </w:r>
      <w:r>
        <w:rPr>
          <w:rFonts w:hint="eastAsia"/>
          <w:lang w:eastAsia="zh-CN"/>
        </w:rPr>
        <w:t>颜色仅区分学科即可，</w:t>
      </w:r>
      <w:r>
        <w:rPr>
          <w:rFonts w:hint="eastAsia"/>
          <w:lang w:val="en-US" w:eastAsia="zh-CN"/>
        </w:rPr>
        <w:t>且显示各科详细任务数。学习用时的计算：任务中的学习用时。</w:t>
      </w:r>
    </w:p>
    <w:p>
      <w:pPr>
        <w:pStyle w:val="2"/>
        <w:ind w:left="0" w:leftChars="0" w:firstLine="240" w:firstLineChars="100"/>
      </w:pPr>
      <w:r>
        <w:rPr>
          <w:rFonts w:hint="eastAsia"/>
        </w:rPr>
        <w:t>学科得分率：该生各个学科任务得分率。</w:t>
      </w:r>
    </w:p>
    <w:p>
      <w:pPr>
        <w:pStyle w:val="2"/>
        <w:ind w:left="0" w:leftChars="0" w:firstLine="240" w:firstLineChars="100"/>
        <w:rPr>
          <w:rFonts w:hint="default"/>
          <w:lang w:val="en-US" w:eastAsia="zh-CN"/>
        </w:rPr>
      </w:pPr>
    </w:p>
    <w:p>
      <w:pPr>
        <w:pStyle w:val="7"/>
        <w:rPr>
          <w:rFonts w:hint="eastAsia"/>
          <w:lang w:val="en-US" w:eastAsia="zh-CN"/>
        </w:rPr>
      </w:pPr>
    </w:p>
    <w:p>
      <w:pPr>
        <w:pStyle w:val="7"/>
        <w:ind w:left="0" w:leftChars="0" w:firstLine="0" w:firstLineChars="0"/>
        <w:rPr>
          <w:rFonts w:hint="eastAsia"/>
          <w:lang w:val="en-US" w:eastAsia="zh-CN"/>
        </w:rPr>
      </w:pPr>
      <w:r>
        <w:drawing>
          <wp:inline distT="0" distB="0" distL="114300" distR="114300">
            <wp:extent cx="4981575" cy="6807200"/>
            <wp:effectExtent l="0" t="0" r="9525" b="1270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981575" cy="6807200"/>
                    </a:xfrm>
                    <a:prstGeom prst="rect">
                      <a:avLst/>
                    </a:prstGeom>
                    <a:noFill/>
                    <a:ln>
                      <a:noFill/>
                    </a:ln>
                  </pic:spPr>
                </pic:pic>
              </a:graphicData>
            </a:graphic>
          </wp:inline>
        </w:drawing>
      </w:r>
    </w:p>
    <w:p>
      <w:pPr>
        <w:pStyle w:val="6"/>
        <w:numPr>
          <w:ilvl w:val="0"/>
          <w:numId w:val="23"/>
        </w:numPr>
        <w:bidi w:val="0"/>
        <w:rPr>
          <w:rFonts w:hint="default"/>
          <w:lang w:val="en-US" w:eastAsia="zh-CN"/>
        </w:rPr>
      </w:pPr>
      <w:r>
        <w:rPr>
          <w:rFonts w:hint="eastAsia"/>
          <w:lang w:val="en-US" w:eastAsia="zh-CN"/>
        </w:rPr>
        <w:t>单科学情</w:t>
      </w:r>
    </w:p>
    <w:p>
      <w:pPr>
        <w:pStyle w:val="7"/>
        <w:ind w:left="0" w:leftChars="0" w:firstLine="0" w:firstLineChars="0"/>
        <w:rPr>
          <w:rFonts w:hint="eastAsia"/>
          <w:lang w:val="en-US" w:eastAsia="zh-CN"/>
        </w:rPr>
      </w:pPr>
      <w:r>
        <w:rPr>
          <w:rFonts w:hint="eastAsia"/>
          <w:lang w:val="en-US" w:eastAsia="zh-CN"/>
        </w:rPr>
        <w:t>分为知识图谱学情和知识点详情</w:t>
      </w:r>
    </w:p>
    <w:p>
      <w:pPr>
        <w:pStyle w:val="8"/>
        <w:numPr>
          <w:ilvl w:val="0"/>
          <w:numId w:val="24"/>
        </w:numPr>
        <w:bidi w:val="0"/>
        <w:rPr>
          <w:rFonts w:hint="eastAsia"/>
          <w:lang w:val="en-US" w:eastAsia="zh-CN"/>
        </w:rPr>
      </w:pPr>
      <w:r>
        <w:rPr>
          <w:rFonts w:hint="eastAsia"/>
          <w:lang w:val="en-US" w:eastAsia="zh-CN"/>
        </w:rPr>
        <w:t>知识图谱学情</w:t>
      </w:r>
    </w:p>
    <w:p>
      <w:pPr>
        <w:pStyle w:val="9"/>
        <w:numPr>
          <w:ilvl w:val="0"/>
          <w:numId w:val="25"/>
        </w:numPr>
        <w:bidi w:val="0"/>
        <w:rPr>
          <w:rFonts w:hint="eastAsia"/>
          <w:lang w:val="en-US" w:eastAsia="zh-CN"/>
        </w:rPr>
      </w:pPr>
      <w:r>
        <w:rPr>
          <w:rFonts w:hint="eastAsia"/>
          <w:lang w:val="en-US" w:eastAsia="zh-CN"/>
        </w:rPr>
        <w:t>显示知识点掌握情况。</w:t>
      </w:r>
    </w:p>
    <w:p>
      <w:pPr>
        <w:numPr>
          <w:ilvl w:val="0"/>
          <w:numId w:val="0"/>
        </w:numPr>
        <w:ind w:firstLine="240" w:firstLineChars="100"/>
        <w:rPr>
          <w:rFonts w:hint="default"/>
          <w:lang w:val="en-US" w:eastAsia="zh-CN"/>
        </w:rPr>
      </w:pPr>
      <w:r>
        <w:rPr>
          <w:rFonts w:hint="eastAsia"/>
          <w:lang w:val="en-US" w:eastAsia="zh-CN"/>
        </w:rPr>
        <w:t>包含已练习知识点个数</w:t>
      </w:r>
    </w:p>
    <w:p>
      <w:pPr>
        <w:pStyle w:val="2"/>
        <w:ind w:left="0" w:leftChars="0" w:firstLine="0" w:firstLineChars="0"/>
        <w:rPr>
          <w:rFonts w:hint="eastAsia"/>
          <w:lang w:val="en-US" w:eastAsia="zh-CN"/>
        </w:rPr>
      </w:pPr>
      <w:r>
        <w:rPr>
          <w:rFonts w:hint="eastAsia"/>
          <w:lang w:val="en-US" w:eastAsia="zh-CN"/>
        </w:rPr>
        <w:t>未掌握的知识点：得分率在40%以下的知识点占比图；</w:t>
      </w:r>
    </w:p>
    <w:p>
      <w:pPr>
        <w:pStyle w:val="2"/>
        <w:ind w:left="0" w:leftChars="0" w:firstLine="0" w:firstLineChars="0"/>
        <w:rPr>
          <w:rFonts w:hint="eastAsia"/>
          <w:lang w:val="en-US" w:eastAsia="zh-CN"/>
        </w:rPr>
      </w:pPr>
      <w:r>
        <w:rPr>
          <w:rFonts w:hint="eastAsia"/>
          <w:lang w:val="en-US" w:eastAsia="zh-CN"/>
        </w:rPr>
        <w:t>易错知识点：得分率在40-80%间的占比图。</w:t>
      </w:r>
    </w:p>
    <w:p>
      <w:pPr>
        <w:pStyle w:val="9"/>
        <w:numPr>
          <w:ilvl w:val="0"/>
          <w:numId w:val="25"/>
        </w:numPr>
        <w:bidi w:val="0"/>
        <w:rPr>
          <w:rFonts w:hint="default"/>
          <w:lang w:val="en-US" w:eastAsia="zh-CN"/>
        </w:rPr>
      </w:pPr>
      <w:r>
        <w:rPr>
          <w:rFonts w:hint="eastAsia"/>
          <w:lang w:val="en-US" w:eastAsia="zh-CN"/>
        </w:rPr>
        <w:t>知识图谱详情（需求同pc端学生单科学情-学科知识图谱）</w:t>
      </w:r>
    </w:p>
    <w:p>
      <w:pPr>
        <w:rPr>
          <w:rFonts w:hint="default"/>
          <w:lang w:val="en-US" w:eastAsia="zh-CN"/>
        </w:rPr>
      </w:pPr>
      <w:r>
        <w:rPr>
          <w:rFonts w:hint="eastAsia"/>
          <w:lang w:val="en-US" w:eastAsia="zh-CN"/>
        </w:rPr>
        <w:t>按知识点，能力，方法，核心素养等进行展示。</w:t>
      </w:r>
    </w:p>
    <w:p>
      <w:pPr>
        <w:pStyle w:val="2"/>
        <w:ind w:left="0" w:leftChars="0" w:firstLine="0" w:firstLineChars="0"/>
      </w:pPr>
      <w:r>
        <w:rPr>
          <w:rFonts w:hint="eastAsia"/>
          <w:lang w:val="en-US" w:eastAsia="zh-CN"/>
        </w:rPr>
        <w:t xml:space="preserve">   </w:t>
      </w:r>
      <w:r>
        <w:drawing>
          <wp:inline distT="0" distB="0" distL="114300" distR="114300">
            <wp:extent cx="3995420" cy="5354955"/>
            <wp:effectExtent l="0" t="0" r="5080" b="171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3995420" cy="5354955"/>
                    </a:xfrm>
                    <a:prstGeom prst="rect">
                      <a:avLst/>
                    </a:prstGeom>
                    <a:noFill/>
                    <a:ln>
                      <a:noFill/>
                    </a:ln>
                  </pic:spPr>
                </pic:pic>
              </a:graphicData>
            </a:graphic>
          </wp:inline>
        </w:drawing>
      </w:r>
    </w:p>
    <w:p>
      <w:pPr>
        <w:pStyle w:val="8"/>
        <w:numPr>
          <w:ilvl w:val="0"/>
          <w:numId w:val="24"/>
        </w:numPr>
        <w:bidi w:val="0"/>
        <w:rPr>
          <w:rFonts w:hint="default"/>
          <w:lang w:val="en-US" w:eastAsia="zh-CN"/>
        </w:rPr>
      </w:pPr>
      <w:r>
        <w:rPr>
          <w:rFonts w:hint="eastAsia"/>
          <w:lang w:val="en-US" w:eastAsia="zh-CN"/>
        </w:rPr>
        <w:t>知识点详情</w:t>
      </w:r>
    </w:p>
    <w:p>
      <w:pPr>
        <w:rPr>
          <w:rFonts w:hint="eastAsia"/>
          <w:lang w:val="en-US" w:eastAsia="zh-CN"/>
        </w:rPr>
      </w:pPr>
      <w:r>
        <w:rPr>
          <w:rFonts w:hint="eastAsia"/>
          <w:lang w:val="en-US" w:eastAsia="zh-CN"/>
        </w:rPr>
        <w:t>按知识点目录显示各知识点下的得分率和题量。</w:t>
      </w:r>
    </w:p>
    <w:p>
      <w:pPr>
        <w:pStyle w:val="2"/>
        <w:ind w:left="0" w:leftChars="0" w:firstLine="480" w:firstLineChars="0"/>
        <w:rPr>
          <w:rFonts w:hint="default"/>
          <w:lang w:val="en-US" w:eastAsia="zh-CN"/>
        </w:rPr>
      </w:pPr>
      <w:r>
        <w:rPr>
          <w:rFonts w:hint="eastAsia"/>
          <w:lang w:val="en-US" w:eastAsia="zh-CN"/>
        </w:rPr>
        <w:t>支持知识点节点的展开、收起。默认展开。</w:t>
      </w:r>
    </w:p>
    <w:p>
      <w:pPr>
        <w:pStyle w:val="2"/>
        <w:ind w:left="0" w:leftChars="0" w:firstLine="480" w:firstLineChars="0"/>
        <w:rPr>
          <w:rFonts w:hint="default"/>
          <w:lang w:val="en-US" w:eastAsia="zh-CN"/>
        </w:rPr>
      </w:pPr>
      <w:r>
        <w:rPr>
          <w:rFonts w:hint="eastAsia"/>
          <w:lang w:val="en-US" w:eastAsia="zh-CN"/>
        </w:rPr>
        <w:t>支持按得分率进行筛选：按全部得分率，0-20%，20-40%，40-60%，60-80%，80-100%，，低于年级平均得分率几个条件进行筛选。默认显示全部得分率。筛选后按知识点平铺显示，不区分层级。</w:t>
      </w:r>
    </w:p>
    <w:p>
      <w:pPr>
        <w:pStyle w:val="2"/>
        <w:numPr>
          <w:ilvl w:val="0"/>
          <w:numId w:val="26"/>
        </w:numPr>
        <w:ind w:left="420" w:leftChars="0" w:hanging="420" w:firstLineChars="0"/>
        <w:rPr>
          <w:rFonts w:hint="default"/>
          <w:lang w:val="en-US" w:eastAsia="zh-CN"/>
        </w:rPr>
      </w:pPr>
      <w:r>
        <w:rPr>
          <w:rFonts w:hint="eastAsia"/>
          <w:lang w:val="en-US" w:eastAsia="zh-CN"/>
        </w:rPr>
        <w:t>得分率计算规则：得分率仅统计课程任务中的练习模块、试卷模块、答题卡模块、试题模块中的题目练习的得分数据。</w:t>
      </w:r>
    </w:p>
    <w:p>
      <w:pPr>
        <w:pStyle w:val="2"/>
        <w:numPr>
          <w:ilvl w:val="0"/>
          <w:numId w:val="26"/>
        </w:numPr>
        <w:ind w:left="420" w:leftChars="0" w:hanging="420" w:firstLineChars="0"/>
      </w:pPr>
      <w:r>
        <w:rPr>
          <w:rFonts w:hint="eastAsia"/>
        </w:rPr>
        <w:t>个人</w:t>
      </w:r>
      <w:r>
        <w:rPr>
          <w:rFonts w:hint="eastAsia"/>
          <w:lang w:val="en-US" w:eastAsia="zh-CN"/>
        </w:rPr>
        <w:t>章节</w:t>
      </w:r>
      <w:r>
        <w:rPr>
          <w:rFonts w:hint="eastAsia"/>
        </w:rPr>
        <w:t>知识点得分率：知识点统计本知识点及以下知识点</w:t>
      </w:r>
      <w:r>
        <w:rPr>
          <w:rFonts w:hint="eastAsia"/>
          <w:lang w:val="en-US" w:eastAsia="zh-CN"/>
        </w:rPr>
        <w:t>的题目得分率</w:t>
      </w:r>
      <w:r>
        <w:rPr>
          <w:rFonts w:hint="eastAsia"/>
          <w:lang w:eastAsia="zh-CN"/>
        </w:rPr>
        <w:t>。</w:t>
      </w:r>
      <w:r>
        <w:rPr>
          <w:rFonts w:hint="eastAsia"/>
        </w:rPr>
        <w:t>个人完成的关联该知识点的所有题目得分率之和/提交作答记录数。</w:t>
      </w:r>
      <w:r>
        <w:rPr>
          <w:rFonts w:hint="eastAsia"/>
          <w:lang w:eastAsia="zh-CN"/>
        </w:rPr>
        <w:t>（</w:t>
      </w:r>
      <w:r>
        <w:rPr>
          <w:rFonts w:hint="eastAsia"/>
          <w:lang w:val="en-US" w:eastAsia="zh-CN"/>
        </w:rPr>
        <w:t>知识图谱下最小章节和上级章节均可以挂题目，因此如果是章节得分率，需要统计该章节下及以下各个节点的题目的得分率。</w:t>
      </w:r>
      <w:r>
        <w:rPr>
          <w:rFonts w:hint="eastAsia"/>
          <w:lang w:eastAsia="zh-CN"/>
        </w:rPr>
        <w:t>）</w:t>
      </w:r>
    </w:p>
    <w:p>
      <w:pPr>
        <w:pStyle w:val="2"/>
        <w:numPr>
          <w:ilvl w:val="0"/>
          <w:numId w:val="26"/>
        </w:numPr>
        <w:ind w:left="420" w:leftChars="0" w:hanging="420" w:firstLineChars="0"/>
      </w:pPr>
      <w:r>
        <w:rPr>
          <w:rFonts w:hint="eastAsia"/>
          <w:lang w:val="en-US" w:eastAsia="zh-CN"/>
        </w:rPr>
        <w:t>年级平均得分率：年级全部个人得分率之和/年级全部人数</w:t>
      </w:r>
    </w:p>
    <w:p>
      <w:pPr>
        <w:pStyle w:val="2"/>
        <w:numPr>
          <w:ilvl w:val="0"/>
          <w:numId w:val="26"/>
        </w:numPr>
        <w:ind w:left="420" w:leftChars="0" w:hanging="420" w:firstLineChars="0"/>
      </w:pPr>
      <w:r>
        <w:rPr>
          <w:rFonts w:hint="eastAsia"/>
          <w:lang w:val="en-US" w:eastAsia="zh-CN"/>
        </w:rPr>
        <w:t>个人题量：该知识点章节及以下章节所有练习的题目数量。同一题目多次练习算1道题。</w:t>
      </w:r>
    </w:p>
    <w:p>
      <w:pPr>
        <w:pStyle w:val="2"/>
        <w:numPr>
          <w:ilvl w:val="0"/>
          <w:numId w:val="26"/>
        </w:numPr>
        <w:ind w:left="420" w:leftChars="0" w:hanging="420" w:firstLineChars="0"/>
      </w:pPr>
      <w:r>
        <w:rPr>
          <w:rFonts w:hint="eastAsia"/>
          <w:lang w:val="en-US" w:eastAsia="zh-CN"/>
        </w:rPr>
        <w:t>年级平均题量：该知识点及以下章节所有个人练习题目份数之和/年级全部份数。一个人多次作答同一题目算多次。</w:t>
      </w:r>
    </w:p>
    <w:p>
      <w:pPr>
        <w:pStyle w:val="2"/>
        <w:numPr>
          <w:ilvl w:val="0"/>
          <w:numId w:val="0"/>
        </w:numPr>
        <w:ind w:leftChars="0"/>
      </w:pPr>
      <w:r>
        <w:drawing>
          <wp:inline distT="0" distB="0" distL="114300" distR="114300">
            <wp:extent cx="3434080" cy="4457065"/>
            <wp:effectExtent l="0" t="0" r="13970"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2"/>
                    <a:stretch>
                      <a:fillRect/>
                    </a:stretch>
                  </pic:blipFill>
                  <pic:spPr>
                    <a:xfrm>
                      <a:off x="0" y="0"/>
                      <a:ext cx="3434080" cy="4457065"/>
                    </a:xfrm>
                    <a:prstGeom prst="rect">
                      <a:avLst/>
                    </a:prstGeom>
                    <a:noFill/>
                    <a:ln>
                      <a:noFill/>
                    </a:ln>
                  </pic:spPr>
                </pic:pic>
              </a:graphicData>
            </a:graphic>
          </wp:inline>
        </w:drawing>
      </w:r>
    </w:p>
    <w:p>
      <w:pPr>
        <w:pStyle w:val="2"/>
        <w:ind w:left="0" w:leftChars="0" w:firstLine="480" w:firstLineChars="0"/>
        <w:rPr>
          <w:rFonts w:hint="default"/>
          <w:lang w:val="en-US" w:eastAsia="zh-CN"/>
        </w:rPr>
      </w:pPr>
    </w:p>
    <w:p>
      <w:pPr>
        <w:pStyle w:val="7"/>
        <w:ind w:left="0" w:leftChars="0" w:firstLine="0" w:firstLineChars="0"/>
        <w:rPr>
          <w:rFonts w:hint="default"/>
          <w:lang w:val="en-US" w:eastAsia="zh-CN"/>
        </w:rPr>
      </w:pPr>
    </w:p>
    <w:p>
      <w:pPr>
        <w:pStyle w:val="5"/>
        <w:numPr>
          <w:ilvl w:val="0"/>
          <w:numId w:val="22"/>
        </w:numPr>
        <w:bidi w:val="0"/>
        <w:ind w:left="0" w:leftChars="0" w:firstLine="0" w:firstLineChars="0"/>
        <w:rPr>
          <w:rFonts w:hint="eastAsia"/>
          <w:lang w:val="en-US" w:eastAsia="zh-CN"/>
        </w:rPr>
      </w:pPr>
      <w:r>
        <w:rPr>
          <w:rFonts w:hint="eastAsia"/>
          <w:lang w:val="en-US" w:eastAsia="zh-CN"/>
        </w:rPr>
        <w:t>错题本</w:t>
      </w:r>
    </w:p>
    <w:p>
      <w:pPr>
        <w:rPr>
          <w:rFonts w:hint="eastAsia"/>
          <w:lang w:val="en-US" w:eastAsia="zh-CN"/>
        </w:rPr>
      </w:pPr>
      <w:r>
        <w:rPr>
          <w:rFonts w:hint="eastAsia"/>
          <w:lang w:val="en-US" w:eastAsia="zh-CN"/>
        </w:rPr>
        <w:t>（数据实时收集）</w:t>
      </w:r>
    </w:p>
    <w:p>
      <w:pPr>
        <w:rPr>
          <w:rFonts w:hint="eastAsia"/>
          <w:lang w:val="en-US" w:eastAsia="zh-CN"/>
        </w:rPr>
      </w:pPr>
      <w:r>
        <w:rPr>
          <w:rFonts w:hint="eastAsia"/>
          <w:lang w:val="en-US" w:eastAsia="zh-CN"/>
        </w:rPr>
        <w:t>错题本中的错题包含任务功能中的错题和课程中的错题，两个来源。</w:t>
      </w:r>
    </w:p>
    <w:p>
      <w:pPr>
        <w:pStyle w:val="2"/>
        <w:ind w:left="0" w:leftChars="0" w:firstLine="480" w:firstLineChars="0"/>
        <w:rPr>
          <w:rFonts w:hint="eastAsia"/>
          <w:lang w:val="en-US" w:eastAsia="zh-CN"/>
        </w:rPr>
      </w:pPr>
      <w:r>
        <w:rPr>
          <w:rFonts w:hint="eastAsia"/>
          <w:lang w:val="en-US" w:eastAsia="zh-CN"/>
        </w:rPr>
        <w:t>答题卡任务的错题不进错题本。</w:t>
      </w:r>
    </w:p>
    <w:p>
      <w:pPr>
        <w:pStyle w:val="6"/>
        <w:bidi w:val="0"/>
        <w:rPr>
          <w:rFonts w:hint="eastAsia"/>
          <w:lang w:val="en-US" w:eastAsia="zh-CN"/>
        </w:rPr>
      </w:pPr>
      <w:r>
        <w:rPr>
          <w:rFonts w:hint="eastAsia"/>
          <w:lang w:val="en-US" w:eastAsia="zh-CN"/>
        </w:rPr>
        <w:t>本期实现</w:t>
      </w:r>
    </w:p>
    <w:p>
      <w:pPr>
        <w:pStyle w:val="2"/>
        <w:numPr>
          <w:ilvl w:val="0"/>
          <w:numId w:val="27"/>
        </w:numPr>
        <w:ind w:left="420" w:leftChars="0" w:hanging="420" w:firstLineChars="0"/>
        <w:rPr>
          <w:rFonts w:hint="eastAsia"/>
          <w:lang w:val="en-US" w:eastAsia="zh-CN"/>
        </w:rPr>
      </w:pPr>
      <w:r>
        <w:rPr>
          <w:rFonts w:hint="eastAsia"/>
          <w:lang w:val="en-US" w:eastAsia="zh-CN"/>
        </w:rPr>
        <w:t>按单题逐题查看，下方显示该节点下的全部题目，已查看题目的顺序，上一题和下一题的翻页。</w:t>
      </w:r>
    </w:p>
    <w:p>
      <w:pPr>
        <w:pStyle w:val="2"/>
        <w:numPr>
          <w:ilvl w:val="0"/>
          <w:numId w:val="27"/>
        </w:numPr>
        <w:ind w:left="420" w:leftChars="0" w:hanging="420" w:firstLineChars="0"/>
        <w:rPr>
          <w:rFonts w:hint="default"/>
          <w:lang w:val="en-US" w:eastAsia="zh-CN"/>
        </w:rPr>
      </w:pPr>
      <w:r>
        <w:rPr>
          <w:rFonts w:hint="eastAsia"/>
          <w:lang w:val="en-US" w:eastAsia="zh-CN"/>
        </w:rPr>
        <w:t>如果是单选，多选等客观题，显示题目，参考答案，文本解析，视频讲解。</w:t>
      </w:r>
    </w:p>
    <w:p>
      <w:pPr>
        <w:pStyle w:val="2"/>
        <w:numPr>
          <w:ilvl w:val="0"/>
          <w:numId w:val="27"/>
        </w:numPr>
        <w:ind w:left="420" w:leftChars="0" w:hanging="420" w:firstLineChars="0"/>
        <w:rPr>
          <w:rFonts w:hint="default"/>
          <w:lang w:val="en-US" w:eastAsia="zh-CN"/>
        </w:rPr>
      </w:pPr>
      <w:r>
        <w:rPr>
          <w:rFonts w:hint="eastAsia"/>
          <w:lang w:val="en-US" w:eastAsia="zh-CN"/>
        </w:rPr>
        <w:t>如果是非选择题，显示题目，参考答案，文本解析，视频讲解。</w:t>
      </w:r>
    </w:p>
    <w:p>
      <w:pPr>
        <w:pStyle w:val="2"/>
        <w:numPr>
          <w:ilvl w:val="0"/>
          <w:numId w:val="27"/>
        </w:numPr>
        <w:ind w:left="420" w:leftChars="0" w:hanging="420" w:firstLineChars="0"/>
        <w:rPr>
          <w:rFonts w:hint="default" w:eastAsia="微软雅黑"/>
          <w:lang w:val="en-US" w:eastAsia="zh-CN"/>
        </w:rPr>
      </w:pPr>
      <w:r>
        <w:rPr>
          <w:rFonts w:hint="eastAsia"/>
          <w:lang w:val="en-US" w:eastAsia="zh-CN"/>
        </w:rPr>
        <w:t>历史答案：显示历史答案内容，是否正确，答题时间；历史答案规则：历史答案来源。学生端的课程模块，仅记录一次课程模块的错误答案，因为课程的题目仅可练习一次；学生端的任务模块，仅记录错误记录，正确记录不进错题本。错题消 消乐中的正确、错误答案都记录在错题本。</w:t>
      </w:r>
    </w:p>
    <w:p>
      <w:pPr>
        <w:pStyle w:val="2"/>
        <w:numPr>
          <w:ilvl w:val="0"/>
          <w:numId w:val="27"/>
        </w:numPr>
        <w:ind w:left="420" w:leftChars="0" w:hanging="420" w:firstLineChars="0"/>
        <w:rPr>
          <w:rFonts w:hint="default" w:eastAsia="微软雅黑"/>
          <w:lang w:val="en-US" w:eastAsia="zh-CN"/>
        </w:rPr>
      </w:pPr>
      <w:r>
        <w:rPr>
          <w:rFonts w:hint="eastAsia"/>
          <w:lang w:val="en-US" w:eastAsia="zh-CN"/>
        </w:rPr>
        <w:t>按学科显示：按学科顺序进行显示，包含本周错题和全部错题。默认选中第一个学科。</w:t>
      </w:r>
    </w:p>
    <w:p>
      <w:pPr>
        <w:pStyle w:val="2"/>
        <w:numPr>
          <w:ilvl w:val="0"/>
          <w:numId w:val="0"/>
        </w:numPr>
        <w:ind w:leftChars="0"/>
        <w:rPr>
          <w:rFonts w:hint="default"/>
          <w:lang w:val="en-US" w:eastAsia="zh-CN"/>
        </w:rPr>
      </w:pPr>
    </w:p>
    <w:p>
      <w:pPr>
        <w:pStyle w:val="2"/>
        <w:numPr>
          <w:ilvl w:val="0"/>
          <w:numId w:val="0"/>
        </w:numPr>
        <w:ind w:leftChars="0"/>
        <w:rPr>
          <w:rFonts w:hint="default"/>
          <w:lang w:val="en-US" w:eastAsia="zh-CN"/>
        </w:rPr>
      </w:pPr>
    </w:p>
    <w:p>
      <w:pPr>
        <w:pStyle w:val="7"/>
        <w:rPr>
          <w:rFonts w:hint="eastAsia"/>
          <w:lang w:val="en-US" w:eastAsia="zh-CN"/>
        </w:rPr>
      </w:pPr>
    </w:p>
    <w:p>
      <w:pPr>
        <w:pStyle w:val="7"/>
        <w:rPr>
          <w:rFonts w:hint="eastAsia"/>
          <w:lang w:val="en-US" w:eastAsia="zh-CN"/>
        </w:rPr>
      </w:pPr>
      <w:r>
        <w:drawing>
          <wp:inline distT="0" distB="0" distL="114300" distR="114300">
            <wp:extent cx="4533265" cy="6036310"/>
            <wp:effectExtent l="0" t="0" r="635" b="254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3"/>
                    <a:stretch>
                      <a:fillRect/>
                    </a:stretch>
                  </pic:blipFill>
                  <pic:spPr>
                    <a:xfrm>
                      <a:off x="0" y="0"/>
                      <a:ext cx="4533265" cy="6036310"/>
                    </a:xfrm>
                    <a:prstGeom prst="rect">
                      <a:avLst/>
                    </a:prstGeom>
                    <a:noFill/>
                    <a:ln>
                      <a:noFill/>
                    </a:ln>
                  </pic:spPr>
                </pic:pic>
              </a:graphicData>
            </a:graphic>
          </wp:inline>
        </w:drawing>
      </w:r>
    </w:p>
    <w:p>
      <w:pPr>
        <w:pStyle w:val="2"/>
        <w:ind w:left="0" w:leftChars="0" w:firstLine="480" w:firstLineChars="0"/>
        <w:rPr>
          <w:rFonts w:hint="eastAsia"/>
          <w:lang w:val="en-US" w:eastAsia="zh-CN"/>
        </w:rPr>
      </w:pPr>
    </w:p>
    <w:p>
      <w:pPr>
        <w:pStyle w:val="6"/>
        <w:bidi w:val="0"/>
        <w:rPr>
          <w:rFonts w:hint="default"/>
          <w:lang w:val="en-US" w:eastAsia="zh-CN"/>
        </w:rPr>
      </w:pPr>
      <w:r>
        <w:rPr>
          <w:rFonts w:hint="eastAsia"/>
          <w:lang w:val="en-US" w:eastAsia="zh-CN"/>
        </w:rPr>
        <w:t>二期实现</w:t>
      </w:r>
    </w:p>
    <w:p>
      <w:pPr>
        <w:rPr>
          <w:rFonts w:hint="eastAsia"/>
          <w:lang w:val="en-US" w:eastAsia="zh-CN"/>
        </w:rPr>
      </w:pPr>
      <w:r>
        <w:drawing>
          <wp:inline distT="0" distB="0" distL="114300" distR="114300">
            <wp:extent cx="3457575" cy="4883150"/>
            <wp:effectExtent l="0" t="0" r="9525" b="1270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3457575" cy="4883150"/>
                    </a:xfrm>
                    <a:prstGeom prst="rect">
                      <a:avLst/>
                    </a:prstGeom>
                    <a:noFill/>
                    <a:ln>
                      <a:noFill/>
                    </a:ln>
                  </pic:spPr>
                </pic:pic>
              </a:graphicData>
            </a:graphic>
          </wp:inline>
        </w:drawing>
      </w:r>
    </w:p>
    <w:p>
      <w:pPr>
        <w:pStyle w:val="8"/>
        <w:numPr>
          <w:ilvl w:val="0"/>
          <w:numId w:val="28"/>
        </w:numPr>
        <w:bidi w:val="0"/>
        <w:rPr>
          <w:rFonts w:hint="eastAsia"/>
          <w:lang w:val="en-US" w:eastAsia="zh-CN"/>
        </w:rPr>
      </w:pPr>
      <w:r>
        <w:rPr>
          <w:rFonts w:hint="eastAsia"/>
          <w:lang w:val="en-US" w:eastAsia="zh-CN"/>
        </w:rPr>
        <w:t>错题整理（错题的归集和查看，此处仅是查看。）</w:t>
      </w:r>
    </w:p>
    <w:p>
      <w:pPr>
        <w:pStyle w:val="7"/>
        <w:ind w:left="0" w:leftChars="0" w:firstLine="0" w:firstLineChars="0"/>
        <w:rPr>
          <w:rFonts w:hint="default" w:eastAsia="微软雅黑"/>
          <w:lang w:val="en-US" w:eastAsia="zh-CN"/>
        </w:rPr>
      </w:pPr>
      <w:r>
        <w:rPr>
          <w:rFonts w:hint="eastAsia"/>
          <w:lang w:val="en-US" w:eastAsia="zh-CN"/>
        </w:rPr>
        <w:t>按学科显示：按学科顺序进行显示，包含本周错题和全部错题。默认选中第一个学科。</w:t>
      </w:r>
    </w:p>
    <w:p>
      <w:pPr>
        <w:pStyle w:val="7"/>
        <w:numPr>
          <w:ilvl w:val="0"/>
          <w:numId w:val="0"/>
        </w:numPr>
        <w:rPr>
          <w:rFonts w:hint="eastAsia"/>
          <w:lang w:val="en-US" w:eastAsia="zh-CN"/>
        </w:rPr>
      </w:pPr>
      <w:r>
        <w:rPr>
          <w:rFonts w:hint="eastAsia"/>
          <w:lang w:val="en-US" w:eastAsia="zh-CN"/>
        </w:rPr>
        <w:t>点击某一学科，进入该学科的错题。包含全部错题和本周错题。</w:t>
      </w:r>
    </w:p>
    <w:p>
      <w:pPr>
        <w:pStyle w:val="9"/>
        <w:numPr>
          <w:ilvl w:val="0"/>
          <w:numId w:val="29"/>
        </w:numPr>
        <w:bidi w:val="0"/>
        <w:ind w:left="425" w:leftChars="0" w:hanging="425" w:firstLineChars="0"/>
        <w:rPr>
          <w:rFonts w:hint="default"/>
          <w:lang w:val="en-US" w:eastAsia="zh-CN"/>
        </w:rPr>
      </w:pPr>
      <w:r>
        <w:rPr>
          <w:rFonts w:hint="eastAsia"/>
          <w:lang w:val="en-US" w:eastAsia="zh-CN"/>
        </w:rPr>
        <w:t>全部错题</w:t>
      </w:r>
    </w:p>
    <w:p>
      <w:pPr>
        <w:ind w:left="0" w:leftChars="0" w:firstLine="0" w:firstLineChars="0"/>
        <w:rPr>
          <w:rFonts w:hint="default"/>
          <w:b/>
          <w:bCs/>
          <w:lang w:val="en-US" w:eastAsia="zh-CN"/>
        </w:rPr>
      </w:pPr>
      <w:r>
        <w:rPr>
          <w:rFonts w:hint="eastAsia"/>
          <w:b/>
          <w:bCs/>
          <w:lang w:val="en-US" w:eastAsia="zh-CN"/>
        </w:rPr>
        <w:t>显示全部错题数量，同一道试题多次练习错误算一道</w:t>
      </w:r>
    </w:p>
    <w:p>
      <w:pPr>
        <w:pStyle w:val="2"/>
        <w:ind w:left="0" w:leftChars="0" w:firstLine="0" w:firstLineChars="0"/>
        <w:rPr>
          <w:rFonts w:hint="default"/>
          <w:b/>
          <w:bCs/>
          <w:lang w:val="en-US" w:eastAsia="zh-CN"/>
        </w:rPr>
      </w:pPr>
      <w:r>
        <w:rPr>
          <w:rFonts w:hint="eastAsia"/>
          <w:b/>
          <w:bCs/>
          <w:lang w:val="en-US" w:eastAsia="zh-CN"/>
        </w:rPr>
        <w:t>按知识图谱、课程分类显示错题。知识图谱永远显示在第一个位置。课程按课程编号进行顺序显示。</w:t>
      </w:r>
    </w:p>
    <w:p>
      <w:pPr>
        <w:pStyle w:val="2"/>
        <w:numPr>
          <w:ilvl w:val="0"/>
          <w:numId w:val="30"/>
        </w:numPr>
        <w:ind w:left="0" w:leftChars="0" w:firstLine="480" w:firstLineChars="200"/>
        <w:rPr>
          <w:rFonts w:hint="eastAsia"/>
          <w:b/>
          <w:bCs/>
          <w:lang w:val="en-US" w:eastAsia="zh-CN"/>
        </w:rPr>
      </w:pPr>
      <w:r>
        <w:rPr>
          <w:rFonts w:hint="eastAsia"/>
          <w:b/>
          <w:bCs/>
          <w:lang w:val="en-US" w:eastAsia="zh-CN"/>
        </w:rPr>
        <w:t>原则：</w:t>
      </w:r>
    </w:p>
    <w:p>
      <w:pPr>
        <w:pStyle w:val="2"/>
        <w:numPr>
          <w:ilvl w:val="0"/>
          <w:numId w:val="31"/>
        </w:numPr>
        <w:ind w:left="420" w:leftChars="0" w:hanging="420" w:firstLineChars="0"/>
        <w:rPr>
          <w:rFonts w:hint="default"/>
          <w:b/>
          <w:bCs/>
          <w:lang w:val="en-US" w:eastAsia="zh-CN"/>
        </w:rPr>
      </w:pPr>
      <w:r>
        <w:rPr>
          <w:rFonts w:hint="eastAsia"/>
          <w:b/>
          <w:bCs/>
          <w:lang w:val="en-US" w:eastAsia="zh-CN"/>
        </w:rPr>
        <w:t>错题来源于学生端的任务和课程两个功能。当有一道错题既关联了课程又关联了图谱，则在两个地方同时显示，学生在哪个地方都可以查看。</w:t>
      </w:r>
    </w:p>
    <w:p>
      <w:pPr>
        <w:pStyle w:val="2"/>
        <w:numPr>
          <w:ilvl w:val="0"/>
          <w:numId w:val="31"/>
        </w:numPr>
        <w:ind w:left="420" w:leftChars="0" w:hanging="420" w:firstLineChars="0"/>
        <w:rPr>
          <w:rFonts w:hint="default"/>
          <w:b/>
          <w:bCs/>
          <w:lang w:val="en-US" w:eastAsia="zh-CN"/>
        </w:rPr>
      </w:pPr>
      <w:r>
        <w:rPr>
          <w:rFonts w:hint="eastAsia"/>
          <w:b/>
          <w:bCs/>
          <w:lang w:val="en-US" w:eastAsia="zh-CN"/>
        </w:rPr>
        <w:t>当有题目属于教师端发布的课程任务。错题的显示按课程归集时，需显示教师端的课程名称。</w:t>
      </w:r>
    </w:p>
    <w:p>
      <w:pPr>
        <w:pStyle w:val="2"/>
        <w:numPr>
          <w:ilvl w:val="0"/>
          <w:numId w:val="31"/>
        </w:numPr>
        <w:ind w:left="420" w:leftChars="0" w:hanging="420" w:firstLineChars="0"/>
        <w:rPr>
          <w:rFonts w:hint="default"/>
          <w:b/>
          <w:bCs/>
          <w:lang w:val="en-US" w:eastAsia="zh-CN"/>
        </w:rPr>
      </w:pPr>
      <w:r>
        <w:rPr>
          <w:rFonts w:hint="eastAsia"/>
          <w:b/>
          <w:bCs/>
          <w:lang w:val="en-US" w:eastAsia="zh-CN"/>
        </w:rPr>
        <w:t>错题答题的时间，任务和课程两个模块中的答题时间同时记录。</w:t>
      </w:r>
    </w:p>
    <w:p>
      <w:pPr>
        <w:pStyle w:val="2"/>
        <w:numPr>
          <w:ilvl w:val="0"/>
          <w:numId w:val="30"/>
        </w:numPr>
        <w:ind w:left="0" w:leftChars="0" w:firstLine="480" w:firstLineChars="200"/>
        <w:rPr>
          <w:rFonts w:hint="default"/>
          <w:b/>
          <w:bCs/>
          <w:lang w:val="en-US" w:eastAsia="zh-CN"/>
        </w:rPr>
      </w:pPr>
      <w:r>
        <w:rPr>
          <w:rFonts w:hint="eastAsia"/>
          <w:b/>
          <w:bCs/>
          <w:lang w:val="en-US" w:eastAsia="zh-CN"/>
        </w:rPr>
        <w:t>列表显示：支持知识图谱，课程等章节的展开和收起显示，默认收起子节点目录。</w:t>
      </w:r>
    </w:p>
    <w:p>
      <w:pPr>
        <w:pStyle w:val="2"/>
        <w:numPr>
          <w:ilvl w:val="0"/>
          <w:numId w:val="0"/>
        </w:numPr>
        <w:ind w:leftChars="200"/>
        <w:rPr>
          <w:rFonts w:hint="default"/>
          <w:b/>
          <w:bCs/>
          <w:lang w:val="en-US" w:eastAsia="zh-CN"/>
        </w:rPr>
      </w:pPr>
      <w:r>
        <w:rPr>
          <w:rFonts w:hint="eastAsia"/>
          <w:b/>
          <w:bCs/>
          <w:lang w:val="en-US" w:eastAsia="zh-CN"/>
        </w:rPr>
        <w:t xml:space="preserve">   知识图谱、课程的错题数量：显示该目录下全部错题数量。点击名称，展开该知识图谱或课程目录。</w:t>
      </w:r>
    </w:p>
    <w:p>
      <w:pPr>
        <w:pStyle w:val="2"/>
        <w:numPr>
          <w:ilvl w:val="0"/>
          <w:numId w:val="0"/>
        </w:numPr>
        <w:ind w:leftChars="200" w:firstLine="480" w:firstLineChars="200"/>
        <w:rPr>
          <w:rFonts w:hint="eastAsia"/>
          <w:b/>
          <w:bCs/>
          <w:lang w:val="en-US" w:eastAsia="zh-CN"/>
        </w:rPr>
      </w:pPr>
      <w:r>
        <w:rPr>
          <w:rFonts w:hint="eastAsia"/>
          <w:b/>
          <w:bCs/>
          <w:lang w:val="en-US" w:eastAsia="zh-CN"/>
        </w:rPr>
        <w:t>章节或知识点下的错题复习。点击复习，进入错题查看页面。</w:t>
      </w:r>
    </w:p>
    <w:p>
      <w:pPr>
        <w:pStyle w:val="2"/>
        <w:rPr>
          <w:b/>
          <w:bCs/>
        </w:rPr>
      </w:pPr>
      <w:r>
        <w:rPr>
          <w:b/>
          <w:bCs/>
        </w:rPr>
        <w:drawing>
          <wp:inline distT="0" distB="0" distL="114300" distR="114300">
            <wp:extent cx="4298950" cy="6051550"/>
            <wp:effectExtent l="0" t="0" r="6350" b="635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5"/>
                    <a:stretch>
                      <a:fillRect/>
                    </a:stretch>
                  </pic:blipFill>
                  <pic:spPr>
                    <a:xfrm>
                      <a:off x="0" y="0"/>
                      <a:ext cx="4298950" cy="6051550"/>
                    </a:xfrm>
                    <a:prstGeom prst="rect">
                      <a:avLst/>
                    </a:prstGeom>
                    <a:noFill/>
                    <a:ln>
                      <a:noFill/>
                    </a:ln>
                  </pic:spPr>
                </pic:pic>
              </a:graphicData>
            </a:graphic>
          </wp:inline>
        </w:drawing>
      </w:r>
    </w:p>
    <w:p>
      <w:pPr>
        <w:pStyle w:val="2"/>
        <w:rPr>
          <w:rFonts w:hint="eastAsia"/>
          <w:b/>
          <w:bCs/>
          <w:lang w:val="en-US" w:eastAsia="zh-CN"/>
        </w:rPr>
      </w:pPr>
      <w:r>
        <w:rPr>
          <w:rFonts w:hint="eastAsia"/>
          <w:b/>
          <w:bCs/>
          <w:lang w:val="en-US" w:eastAsia="zh-CN"/>
        </w:rPr>
        <w:t>点击复习，查看该节点及以下节点的错题。</w:t>
      </w:r>
    </w:p>
    <w:p>
      <w:pPr>
        <w:pStyle w:val="2"/>
        <w:numPr>
          <w:ilvl w:val="0"/>
          <w:numId w:val="27"/>
        </w:numPr>
        <w:ind w:left="420" w:leftChars="0" w:hanging="420" w:firstLineChars="0"/>
        <w:rPr>
          <w:rFonts w:hint="eastAsia"/>
          <w:lang w:val="en-US" w:eastAsia="zh-CN"/>
        </w:rPr>
      </w:pPr>
      <w:r>
        <w:rPr>
          <w:rFonts w:hint="eastAsia"/>
          <w:lang w:val="en-US" w:eastAsia="zh-CN"/>
        </w:rPr>
        <w:t>按单题逐题查看，下方显示该节点下的全部题目，已查看题目的顺序，上一题和下一题的翻页。</w:t>
      </w:r>
    </w:p>
    <w:p>
      <w:pPr>
        <w:pStyle w:val="2"/>
        <w:numPr>
          <w:ilvl w:val="0"/>
          <w:numId w:val="27"/>
        </w:numPr>
        <w:ind w:left="420" w:leftChars="0" w:hanging="420" w:firstLineChars="0"/>
        <w:rPr>
          <w:rFonts w:hint="default"/>
          <w:lang w:val="en-US" w:eastAsia="zh-CN"/>
        </w:rPr>
      </w:pPr>
      <w:r>
        <w:rPr>
          <w:rFonts w:hint="eastAsia"/>
          <w:lang w:val="en-US" w:eastAsia="zh-CN"/>
        </w:rPr>
        <w:t>如果是单选，多选等客观题，显示题目，参考答案，文本解析，视频讲解。</w:t>
      </w:r>
    </w:p>
    <w:p>
      <w:pPr>
        <w:pStyle w:val="2"/>
        <w:numPr>
          <w:ilvl w:val="0"/>
          <w:numId w:val="0"/>
        </w:numPr>
        <w:ind w:leftChars="0"/>
        <w:rPr>
          <w:rFonts w:hint="default"/>
          <w:lang w:val="en-US" w:eastAsia="zh-CN"/>
        </w:rPr>
      </w:pPr>
      <w:r>
        <w:drawing>
          <wp:inline distT="0" distB="0" distL="114300" distR="114300">
            <wp:extent cx="4721225" cy="6423660"/>
            <wp:effectExtent l="0" t="0" r="3175" b="1524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6"/>
                    <a:stretch>
                      <a:fillRect/>
                    </a:stretch>
                  </pic:blipFill>
                  <pic:spPr>
                    <a:xfrm>
                      <a:off x="0" y="0"/>
                      <a:ext cx="4721225" cy="6423660"/>
                    </a:xfrm>
                    <a:prstGeom prst="rect">
                      <a:avLst/>
                    </a:prstGeom>
                    <a:noFill/>
                    <a:ln>
                      <a:noFill/>
                    </a:ln>
                  </pic:spPr>
                </pic:pic>
              </a:graphicData>
            </a:graphic>
          </wp:inline>
        </w:drawing>
      </w:r>
    </w:p>
    <w:p>
      <w:pPr>
        <w:pStyle w:val="2"/>
        <w:numPr>
          <w:ilvl w:val="0"/>
          <w:numId w:val="27"/>
        </w:numPr>
        <w:ind w:left="420" w:leftChars="0" w:hanging="420" w:firstLineChars="0"/>
        <w:rPr>
          <w:rFonts w:hint="default"/>
          <w:lang w:val="en-US" w:eastAsia="zh-CN"/>
        </w:rPr>
      </w:pPr>
      <w:r>
        <w:rPr>
          <w:rFonts w:hint="eastAsia"/>
          <w:lang w:val="en-US" w:eastAsia="zh-CN"/>
        </w:rPr>
        <w:t>如果是非选择题，显示题目，参考答案，文本解析，视频讲解。</w:t>
      </w:r>
    </w:p>
    <w:p>
      <w:pPr>
        <w:pStyle w:val="2"/>
        <w:numPr>
          <w:ilvl w:val="0"/>
          <w:numId w:val="27"/>
        </w:numPr>
        <w:ind w:left="420" w:leftChars="0" w:hanging="420" w:firstLineChars="0"/>
        <w:rPr>
          <w:rFonts w:hint="default"/>
          <w:lang w:val="en-US" w:eastAsia="zh-CN"/>
        </w:rPr>
      </w:pPr>
      <w:r>
        <w:rPr>
          <w:rFonts w:hint="eastAsia"/>
          <w:lang w:val="en-US" w:eastAsia="zh-CN"/>
        </w:rPr>
        <w:t>历史答案：显示历史答案内容，是否正确，答题时间；历史答案规则：历史答案来源。学生端的课程模块，仅记录一次课程模块的错误答案，因为课程的题目仅可练习一次；学生端的任务模块，仅记录错误记录，正确记录不进错题本。错题消 消乐中的正确、错误答案都记录在错题本。</w:t>
      </w:r>
    </w:p>
    <w:p>
      <w:pPr>
        <w:pStyle w:val="2"/>
        <w:numPr>
          <w:ilvl w:val="0"/>
          <w:numId w:val="0"/>
        </w:numPr>
        <w:ind w:leftChars="0"/>
        <w:rPr>
          <w:rFonts w:hint="default"/>
          <w:lang w:val="en-US" w:eastAsia="zh-CN"/>
        </w:rPr>
      </w:pPr>
    </w:p>
    <w:p>
      <w:pPr>
        <w:pStyle w:val="2"/>
        <w:ind w:left="0" w:leftChars="0" w:firstLine="0" w:firstLineChars="0"/>
        <w:rPr>
          <w:rFonts w:hint="default"/>
          <w:lang w:val="en-US" w:eastAsia="zh-CN"/>
        </w:rPr>
      </w:pPr>
    </w:p>
    <w:p>
      <w:pPr>
        <w:pStyle w:val="9"/>
        <w:numPr>
          <w:ilvl w:val="0"/>
          <w:numId w:val="29"/>
        </w:numPr>
        <w:bidi w:val="0"/>
        <w:ind w:left="425" w:leftChars="0" w:hanging="425" w:firstLineChars="0"/>
        <w:rPr>
          <w:rFonts w:hint="default"/>
          <w:lang w:val="en-US" w:eastAsia="zh-CN"/>
        </w:rPr>
      </w:pPr>
      <w:r>
        <w:rPr>
          <w:rFonts w:hint="eastAsia"/>
          <w:lang w:val="en-US" w:eastAsia="zh-CN"/>
        </w:rPr>
        <w:t>本周错题</w:t>
      </w:r>
    </w:p>
    <w:p>
      <w:pPr>
        <w:rPr>
          <w:rFonts w:hint="eastAsia"/>
          <w:lang w:val="en-US" w:eastAsia="zh-CN"/>
        </w:rPr>
      </w:pPr>
      <w:r>
        <w:rPr>
          <w:rFonts w:hint="eastAsia"/>
          <w:lang w:val="en-US" w:eastAsia="zh-CN"/>
        </w:rPr>
        <w:t>显示本周更新的错题数量：本周的概念=近一周的概念。检索的是日期和时间--之前的7天0点之间的数据。</w:t>
      </w:r>
    </w:p>
    <w:p>
      <w:pPr>
        <w:pStyle w:val="2"/>
        <w:ind w:left="0" w:leftChars="0" w:firstLine="480" w:firstLineChars="200"/>
        <w:rPr>
          <w:rFonts w:hint="eastAsia"/>
          <w:lang w:val="en-US" w:eastAsia="zh-CN"/>
        </w:rPr>
      </w:pPr>
      <w:r>
        <w:rPr>
          <w:rFonts w:hint="eastAsia"/>
          <w:lang w:val="en-US" w:eastAsia="zh-CN"/>
        </w:rPr>
        <w:t>按题逐题查看。</w:t>
      </w:r>
    </w:p>
    <w:p>
      <w:pPr>
        <w:pStyle w:val="2"/>
        <w:ind w:left="0" w:leftChars="0" w:firstLine="480" w:firstLineChars="200"/>
        <w:rPr>
          <w:rFonts w:hint="default"/>
          <w:lang w:val="en-US" w:eastAsia="zh-CN"/>
        </w:rPr>
      </w:pPr>
      <w:r>
        <w:drawing>
          <wp:inline distT="0" distB="0" distL="114300" distR="114300">
            <wp:extent cx="5467350" cy="7839075"/>
            <wp:effectExtent l="0" t="0" r="0" b="952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7"/>
                    <a:stretch>
                      <a:fillRect/>
                    </a:stretch>
                  </pic:blipFill>
                  <pic:spPr>
                    <a:xfrm>
                      <a:off x="0" y="0"/>
                      <a:ext cx="5467350" cy="7839075"/>
                    </a:xfrm>
                    <a:prstGeom prst="rect">
                      <a:avLst/>
                    </a:prstGeom>
                    <a:noFill/>
                    <a:ln>
                      <a:noFill/>
                    </a:ln>
                  </pic:spPr>
                </pic:pic>
              </a:graphicData>
            </a:graphic>
          </wp:inline>
        </w:drawing>
      </w:r>
    </w:p>
    <w:p>
      <w:pPr>
        <w:pStyle w:val="7"/>
        <w:numPr>
          <w:ilvl w:val="0"/>
          <w:numId w:val="0"/>
        </w:numPr>
      </w:pPr>
    </w:p>
    <w:p>
      <w:pPr>
        <w:pStyle w:val="7"/>
        <w:numPr>
          <w:ilvl w:val="0"/>
          <w:numId w:val="0"/>
        </w:numPr>
        <w:rPr>
          <w:rFonts w:hint="eastAsia"/>
          <w:lang w:val="en-US" w:eastAsia="zh-CN"/>
        </w:rPr>
      </w:pPr>
    </w:p>
    <w:p>
      <w:pPr>
        <w:pStyle w:val="8"/>
        <w:numPr>
          <w:ilvl w:val="0"/>
          <w:numId w:val="28"/>
        </w:numPr>
        <w:bidi w:val="0"/>
        <w:ind w:left="0" w:leftChars="0" w:firstLine="0" w:firstLineChars="0"/>
        <w:rPr>
          <w:rFonts w:hint="default"/>
          <w:lang w:val="en-US" w:eastAsia="zh-CN"/>
        </w:rPr>
      </w:pPr>
      <w:r>
        <w:rPr>
          <w:rFonts w:hint="eastAsia"/>
          <w:lang w:val="en-US" w:eastAsia="zh-CN"/>
        </w:rPr>
        <w:t>错题消消乐（错题的重新练习与消除）</w:t>
      </w:r>
      <w:r>
        <w:rPr>
          <w:rFonts w:hint="eastAsia"/>
          <w:highlight w:val="yellow"/>
          <w:lang w:val="en-US" w:eastAsia="zh-CN"/>
        </w:rPr>
        <w:t>【一期不做，春节上线后实现】</w:t>
      </w:r>
    </w:p>
    <w:p>
      <w:pPr>
        <w:pStyle w:val="9"/>
        <w:numPr>
          <w:ilvl w:val="0"/>
          <w:numId w:val="0"/>
        </w:numPr>
        <w:bidi w:val="0"/>
        <w:ind w:leftChars="0"/>
        <w:rPr>
          <w:rFonts w:hint="eastAsia"/>
          <w:lang w:val="en-US" w:eastAsia="zh-CN"/>
        </w:rPr>
      </w:pPr>
      <w:bookmarkStart w:id="3" w:name="_GoBack"/>
      <w:bookmarkEnd w:id="3"/>
      <w:r>
        <w:rPr>
          <w:rFonts w:hint="eastAsia"/>
          <w:lang w:val="en-US" w:eastAsia="zh-CN"/>
        </w:rPr>
        <w:t>（1）按学科展示学科待消灭错题列表</w:t>
      </w:r>
    </w:p>
    <w:p>
      <w:pPr>
        <w:numPr>
          <w:ilvl w:val="0"/>
          <w:numId w:val="0"/>
        </w:numPr>
        <w:rPr>
          <w:rFonts w:hint="eastAsia"/>
          <w:lang w:val="en-US" w:eastAsia="zh-CN"/>
        </w:rPr>
      </w:pPr>
      <w:r>
        <w:rPr>
          <w:rFonts w:hint="eastAsia"/>
          <w:lang w:val="en-US" w:eastAsia="zh-CN"/>
        </w:rPr>
        <w:t>显示待消灭的错题和已消灭的错题，按题目数量计算。</w:t>
      </w:r>
    </w:p>
    <w:p>
      <w:pPr>
        <w:pStyle w:val="2"/>
        <w:ind w:left="0" w:leftChars="0" w:firstLine="0" w:firstLineChars="0"/>
        <w:rPr>
          <w:rFonts w:hint="default"/>
          <w:lang w:val="en-US" w:eastAsia="zh-CN"/>
        </w:rPr>
      </w:pPr>
      <w:r>
        <w:rPr>
          <w:rFonts w:hint="eastAsia"/>
          <w:lang w:val="en-US" w:eastAsia="zh-CN"/>
        </w:rPr>
        <w:t>已消灭的规则为：同一题目连续两次练习正确，连续两次的间隔时间为3天。</w:t>
      </w:r>
    </w:p>
    <w:p>
      <w:pPr>
        <w:pStyle w:val="2"/>
        <w:ind w:left="0" w:leftChars="0" w:firstLine="0" w:firstLineChars="0"/>
        <w:rPr>
          <w:rFonts w:hint="eastAsia"/>
          <w:b/>
          <w:bCs/>
          <w:lang w:val="en-US" w:eastAsia="zh-CN"/>
        </w:rPr>
      </w:pPr>
      <w:r>
        <w:drawing>
          <wp:inline distT="0" distB="0" distL="114300" distR="114300">
            <wp:extent cx="5140325" cy="7124065"/>
            <wp:effectExtent l="0" t="0" r="3175" b="6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8"/>
                    <a:stretch>
                      <a:fillRect/>
                    </a:stretch>
                  </pic:blipFill>
                  <pic:spPr>
                    <a:xfrm>
                      <a:off x="0" y="0"/>
                      <a:ext cx="5140325" cy="7124065"/>
                    </a:xfrm>
                    <a:prstGeom prst="rect">
                      <a:avLst/>
                    </a:prstGeom>
                    <a:noFill/>
                    <a:ln>
                      <a:noFill/>
                    </a:ln>
                  </pic:spPr>
                </pic:pic>
              </a:graphicData>
            </a:graphic>
          </wp:inline>
        </w:drawing>
      </w:r>
    </w:p>
    <w:p>
      <w:pPr>
        <w:pStyle w:val="2"/>
        <w:ind w:left="0" w:leftChars="0" w:firstLine="0" w:firstLineChars="0"/>
        <w:rPr>
          <w:rFonts w:hint="eastAsia"/>
          <w:b/>
          <w:bCs/>
          <w:lang w:val="en-US" w:eastAsia="zh-CN"/>
        </w:rPr>
      </w:pPr>
      <w:r>
        <w:rPr>
          <w:rFonts w:hint="eastAsia"/>
          <w:b/>
          <w:bCs/>
          <w:lang w:val="en-US" w:eastAsia="zh-CN"/>
        </w:rPr>
        <w:t>点击练习，开始练习该节点及以下节点的错题。</w:t>
      </w:r>
    </w:p>
    <w:p>
      <w:pPr>
        <w:pStyle w:val="2"/>
        <w:ind w:left="0" w:leftChars="0" w:firstLine="0" w:firstLineChars="0"/>
        <w:rPr>
          <w:rFonts w:hint="eastAsia"/>
          <w:b/>
          <w:bCs/>
          <w:lang w:val="en-US" w:eastAsia="zh-CN"/>
        </w:rPr>
      </w:pPr>
      <w:r>
        <w:rPr>
          <w:rFonts w:hint="eastAsia"/>
          <w:b/>
          <w:bCs/>
          <w:lang w:val="en-US" w:eastAsia="zh-CN"/>
        </w:rPr>
        <w:t>显示该章节下今日可练习错题：</w:t>
      </w:r>
    </w:p>
    <w:p>
      <w:pPr>
        <w:pStyle w:val="2"/>
        <w:ind w:left="0" w:leftChars="0" w:firstLine="480" w:firstLineChars="200"/>
        <w:rPr>
          <w:rFonts w:hint="default"/>
          <w:b w:val="0"/>
          <w:bCs w:val="0"/>
          <w:lang w:val="en-US" w:eastAsia="zh-CN"/>
        </w:rPr>
      </w:pPr>
      <w:r>
        <w:rPr>
          <w:rFonts w:hint="eastAsia"/>
          <w:b w:val="0"/>
          <w:bCs w:val="0"/>
          <w:lang w:val="en-US" w:eastAsia="zh-CN"/>
        </w:rPr>
        <w:t>今日可练习的规则，试题初次进入错题本后的3天可以进行练习，当第一次练习后正确，则3天后进入第二次练习。第二次练习正确，则待练习列表中移除该题目。当无两次连续作答正确，则一直间隔3天进行重复练习。间隔3天按当天24点以后的36小时进行计算。</w:t>
      </w:r>
    </w:p>
    <w:p>
      <w:pPr>
        <w:pStyle w:val="2"/>
        <w:ind w:left="0" w:leftChars="0" w:firstLine="0" w:firstLineChars="0"/>
      </w:pPr>
      <w:r>
        <w:drawing>
          <wp:inline distT="0" distB="0" distL="114300" distR="114300">
            <wp:extent cx="4450715" cy="6050280"/>
            <wp:effectExtent l="0" t="0" r="6985"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9"/>
                    <a:stretch>
                      <a:fillRect/>
                    </a:stretch>
                  </pic:blipFill>
                  <pic:spPr>
                    <a:xfrm>
                      <a:off x="0" y="0"/>
                      <a:ext cx="4450715" cy="6050280"/>
                    </a:xfrm>
                    <a:prstGeom prst="rect">
                      <a:avLst/>
                    </a:prstGeom>
                    <a:noFill/>
                    <a:ln>
                      <a:noFill/>
                    </a:ln>
                  </pic:spPr>
                </pic:pic>
              </a:graphicData>
            </a:graphic>
          </wp:inline>
        </w:drawing>
      </w:r>
    </w:p>
    <w:p>
      <w:pPr>
        <w:pStyle w:val="9"/>
        <w:bidi w:val="0"/>
        <w:rPr>
          <w:rFonts w:hint="default"/>
          <w:lang w:val="en-US" w:eastAsia="zh-CN"/>
        </w:rPr>
      </w:pPr>
      <w:r>
        <w:rPr>
          <w:rFonts w:hint="eastAsia"/>
          <w:lang w:val="en-US" w:eastAsia="zh-CN"/>
        </w:rPr>
        <w:t>（2）错题消除练习</w:t>
      </w:r>
    </w:p>
    <w:p>
      <w:pPr>
        <w:pStyle w:val="2"/>
        <w:numPr>
          <w:ilvl w:val="0"/>
          <w:numId w:val="0"/>
        </w:numPr>
        <w:ind w:leftChars="0" w:firstLine="480" w:firstLineChars="200"/>
        <w:rPr>
          <w:rFonts w:hint="eastAsia"/>
          <w:lang w:val="en-US" w:eastAsia="zh-CN"/>
        </w:rPr>
      </w:pPr>
      <w:r>
        <w:rPr>
          <w:rFonts w:hint="eastAsia"/>
          <w:lang w:val="en-US" w:eastAsia="zh-CN"/>
        </w:rPr>
        <w:t>作答流程：学生答题--提交-客观题自动批阅/非选择题批阅（同线下阅需求）-查看提交后的作答结果.</w:t>
      </w:r>
    </w:p>
    <w:p>
      <w:pPr>
        <w:pStyle w:val="2"/>
        <w:numPr>
          <w:ilvl w:val="0"/>
          <w:numId w:val="0"/>
        </w:numPr>
        <w:ind w:leftChars="0" w:firstLine="480" w:firstLineChars="200"/>
        <w:rPr>
          <w:rFonts w:hint="eastAsia"/>
          <w:lang w:val="en-US" w:eastAsia="zh-CN"/>
        </w:rPr>
      </w:pPr>
      <w:r>
        <w:rPr>
          <w:rFonts w:hint="eastAsia"/>
          <w:lang w:val="en-US" w:eastAsia="zh-CN"/>
        </w:rPr>
        <w:t>第一步：作答</w:t>
      </w:r>
    </w:p>
    <w:p>
      <w:pPr>
        <w:pStyle w:val="2"/>
        <w:numPr>
          <w:ilvl w:val="0"/>
          <w:numId w:val="32"/>
        </w:numPr>
        <w:ind w:firstLine="240" w:firstLineChars="100"/>
        <w:rPr>
          <w:rFonts w:hint="eastAsia"/>
          <w:lang w:val="en-US" w:eastAsia="zh-CN"/>
        </w:rPr>
      </w:pPr>
      <w:r>
        <w:rPr>
          <w:rFonts w:hint="eastAsia"/>
          <w:lang w:val="en-US" w:eastAsia="zh-CN"/>
        </w:rPr>
        <w:t>单选、多选等目按客观题单选或复选进行作答。</w:t>
      </w:r>
    </w:p>
    <w:p>
      <w:pPr>
        <w:pStyle w:val="2"/>
        <w:numPr>
          <w:ilvl w:val="0"/>
          <w:numId w:val="33"/>
        </w:numPr>
        <w:ind w:left="420" w:leftChars="0" w:hanging="420" w:firstLineChars="0"/>
        <w:rPr>
          <w:rFonts w:hint="default"/>
          <w:lang w:val="en-US" w:eastAsia="zh-CN"/>
        </w:rPr>
      </w:pPr>
      <w:r>
        <w:rPr>
          <w:rFonts w:hint="eastAsia"/>
          <w:lang w:val="en-US" w:eastAsia="zh-CN"/>
        </w:rPr>
        <w:t>点击完成作答，上拉查看作答结果。答错提示“答错了，再接再厉”并在题目区域显示自己的作答结果和正确答案，以红绿颜色区分；答对了提示“答对啦，恭喜你”。</w:t>
      </w:r>
    </w:p>
    <w:p>
      <w:pPr>
        <w:pStyle w:val="2"/>
        <w:numPr>
          <w:ilvl w:val="0"/>
          <w:numId w:val="33"/>
        </w:numPr>
        <w:ind w:left="420" w:leftChars="0" w:hanging="420" w:firstLineChars="0"/>
        <w:rPr>
          <w:rFonts w:hint="default"/>
          <w:lang w:val="en-US" w:eastAsia="zh-CN"/>
        </w:rPr>
      </w:pPr>
      <w:r>
        <w:rPr>
          <w:rFonts w:hint="eastAsia"/>
          <w:lang w:val="en-US" w:eastAsia="zh-CN"/>
        </w:rPr>
        <w:t>显示参考答案，文本解析，视频讲解，历史答案</w:t>
      </w:r>
    </w:p>
    <w:p>
      <w:pPr>
        <w:pStyle w:val="2"/>
        <w:numPr>
          <w:ilvl w:val="0"/>
          <w:numId w:val="33"/>
        </w:numPr>
        <w:ind w:left="420" w:leftChars="0" w:hanging="420" w:firstLineChars="0"/>
        <w:rPr>
          <w:rFonts w:hint="default"/>
          <w:lang w:val="en-US" w:eastAsia="zh-CN"/>
        </w:rPr>
      </w:pPr>
      <w:r>
        <w:rPr>
          <w:rFonts w:hint="eastAsia"/>
          <w:lang w:val="en-US" w:eastAsia="zh-CN"/>
        </w:rPr>
        <w:t>下一题。</w:t>
      </w:r>
    </w:p>
    <w:p>
      <w:pPr>
        <w:pStyle w:val="2"/>
        <w:numPr>
          <w:ilvl w:val="0"/>
          <w:numId w:val="0"/>
        </w:numPr>
        <w:ind w:leftChars="200"/>
      </w:pPr>
      <w:r>
        <w:drawing>
          <wp:inline distT="0" distB="0" distL="114300" distR="114300">
            <wp:extent cx="2294255" cy="3085465"/>
            <wp:effectExtent l="0" t="0" r="10795" b="6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0"/>
                    <a:stretch>
                      <a:fillRect/>
                    </a:stretch>
                  </pic:blipFill>
                  <pic:spPr>
                    <a:xfrm>
                      <a:off x="0" y="0"/>
                      <a:ext cx="2294255" cy="3085465"/>
                    </a:xfrm>
                    <a:prstGeom prst="rect">
                      <a:avLst/>
                    </a:prstGeom>
                    <a:noFill/>
                    <a:ln>
                      <a:noFill/>
                    </a:ln>
                  </pic:spPr>
                </pic:pic>
              </a:graphicData>
            </a:graphic>
          </wp:inline>
        </w:drawing>
      </w:r>
      <w:r>
        <w:drawing>
          <wp:inline distT="0" distB="0" distL="114300" distR="114300">
            <wp:extent cx="2289175" cy="3088640"/>
            <wp:effectExtent l="0" t="0" r="1587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1"/>
                    <a:stretch>
                      <a:fillRect/>
                    </a:stretch>
                  </pic:blipFill>
                  <pic:spPr>
                    <a:xfrm>
                      <a:off x="0" y="0"/>
                      <a:ext cx="2289175" cy="3088640"/>
                    </a:xfrm>
                    <a:prstGeom prst="rect">
                      <a:avLst/>
                    </a:prstGeom>
                    <a:noFill/>
                    <a:ln>
                      <a:noFill/>
                    </a:ln>
                  </pic:spPr>
                </pic:pic>
              </a:graphicData>
            </a:graphic>
          </wp:inline>
        </w:drawing>
      </w:r>
    </w:p>
    <w:p>
      <w:pPr>
        <w:pStyle w:val="2"/>
        <w:numPr>
          <w:ilvl w:val="0"/>
          <w:numId w:val="0"/>
        </w:numPr>
        <w:ind w:leftChars="200"/>
        <w:rPr>
          <w:rFonts w:hint="eastAsia"/>
          <w:lang w:val="en-US" w:eastAsia="zh-CN"/>
        </w:rPr>
      </w:pPr>
    </w:p>
    <w:p>
      <w:pPr>
        <w:pStyle w:val="2"/>
        <w:numPr>
          <w:ilvl w:val="0"/>
          <w:numId w:val="32"/>
        </w:numPr>
        <w:ind w:left="480" w:leftChars="200" w:firstLine="240" w:firstLineChars="100"/>
        <w:rPr>
          <w:rFonts w:hint="eastAsia"/>
          <w:lang w:val="en-US" w:eastAsia="zh-CN"/>
        </w:rPr>
      </w:pPr>
      <w:r>
        <w:rPr>
          <w:rFonts w:hint="eastAsia"/>
          <w:lang w:val="en-US" w:eastAsia="zh-CN"/>
        </w:rPr>
        <w:t>非选择题拍照上传答案进行作答</w:t>
      </w:r>
    </w:p>
    <w:p>
      <w:pPr>
        <w:pStyle w:val="2"/>
        <w:widowControl w:val="0"/>
        <w:numPr>
          <w:ilvl w:val="0"/>
          <w:numId w:val="34"/>
        </w:numPr>
        <w:spacing w:after="120" w:afterLines="0" w:afterAutospacing="0"/>
        <w:ind w:left="420" w:leftChars="0" w:hanging="420" w:firstLineChars="0"/>
        <w:jc w:val="left"/>
        <w:rPr>
          <w:rFonts w:hint="default"/>
          <w:lang w:val="en-US" w:eastAsia="zh-CN"/>
        </w:rPr>
      </w:pPr>
      <w:r>
        <w:rPr>
          <w:rFonts w:hint="eastAsia"/>
          <w:lang w:val="en-US" w:eastAsia="zh-CN"/>
        </w:rPr>
        <w:t>拍照上传答案，支持上传多个答案，并支持删除</w:t>
      </w:r>
    </w:p>
    <w:p>
      <w:pPr>
        <w:pStyle w:val="2"/>
        <w:widowControl w:val="0"/>
        <w:numPr>
          <w:ilvl w:val="0"/>
          <w:numId w:val="0"/>
        </w:numPr>
        <w:spacing w:after="120" w:afterLines="0" w:afterAutospacing="0"/>
        <w:jc w:val="left"/>
      </w:pPr>
      <w:r>
        <w:drawing>
          <wp:inline distT="0" distB="0" distL="114300" distR="114300">
            <wp:extent cx="2100580" cy="2974975"/>
            <wp:effectExtent l="0" t="0" r="13970" b="1587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2"/>
                    <a:stretch>
                      <a:fillRect/>
                    </a:stretch>
                  </pic:blipFill>
                  <pic:spPr>
                    <a:xfrm>
                      <a:off x="0" y="0"/>
                      <a:ext cx="2100580" cy="2974975"/>
                    </a:xfrm>
                    <a:prstGeom prst="rect">
                      <a:avLst/>
                    </a:prstGeom>
                    <a:noFill/>
                    <a:ln>
                      <a:noFill/>
                    </a:ln>
                  </pic:spPr>
                </pic:pic>
              </a:graphicData>
            </a:graphic>
          </wp:inline>
        </w:drawing>
      </w:r>
    </w:p>
    <w:p>
      <w:pPr>
        <w:pStyle w:val="2"/>
        <w:widowControl w:val="0"/>
        <w:numPr>
          <w:ilvl w:val="0"/>
          <w:numId w:val="34"/>
        </w:numPr>
        <w:spacing w:after="120" w:afterLines="0" w:afterAutospacing="0"/>
        <w:ind w:left="420" w:leftChars="0" w:hanging="420" w:firstLineChars="0"/>
        <w:jc w:val="left"/>
      </w:pPr>
      <w:r>
        <w:rPr>
          <w:rFonts w:hint="eastAsia"/>
          <w:lang w:val="en-US" w:eastAsia="zh-CN"/>
        </w:rPr>
        <w:t>批阅。显示当前得分。默认当前得分为0。用户点击答对了、答错了、部分对了三个按钮进行打分。答对了则给满分，答错了给0分。部分对了，弹出框进行手动输入打分，提示“请输入分值，最小单位0.5分”。确定后完成给分。</w:t>
      </w:r>
    </w:p>
    <w:p>
      <w:pPr>
        <w:pStyle w:val="2"/>
        <w:widowControl w:val="0"/>
        <w:numPr>
          <w:ilvl w:val="0"/>
          <w:numId w:val="0"/>
        </w:numPr>
        <w:spacing w:after="120" w:afterLines="0" w:afterAutospacing="0"/>
        <w:ind w:leftChars="0"/>
        <w:jc w:val="left"/>
        <w:rPr>
          <w:rFonts w:hint="default" w:eastAsia="微软雅黑"/>
          <w:lang w:val="en-US" w:eastAsia="zh-CN"/>
        </w:rPr>
      </w:pPr>
      <w:r>
        <w:rPr>
          <w:rFonts w:hint="eastAsia"/>
          <w:lang w:val="en-US" w:eastAsia="zh-CN"/>
        </w:rPr>
        <w:t>阅卷，逐题进行批阅，显示当前阅第几题，还有几题没阅</w:t>
      </w:r>
    </w:p>
    <w:p>
      <w:pPr>
        <w:pStyle w:val="2"/>
        <w:widowControl w:val="0"/>
        <w:numPr>
          <w:ilvl w:val="0"/>
          <w:numId w:val="0"/>
        </w:numPr>
        <w:spacing w:after="120" w:afterLines="0" w:afterAutospacing="0"/>
        <w:jc w:val="left"/>
      </w:pPr>
      <w:r>
        <w:drawing>
          <wp:inline distT="0" distB="0" distL="114300" distR="114300">
            <wp:extent cx="2705100" cy="3770630"/>
            <wp:effectExtent l="0" t="0" r="0" b="127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3"/>
                    <a:stretch>
                      <a:fillRect/>
                    </a:stretch>
                  </pic:blipFill>
                  <pic:spPr>
                    <a:xfrm>
                      <a:off x="0" y="0"/>
                      <a:ext cx="2705100" cy="3770630"/>
                    </a:xfrm>
                    <a:prstGeom prst="rect">
                      <a:avLst/>
                    </a:prstGeom>
                    <a:noFill/>
                    <a:ln>
                      <a:noFill/>
                    </a:ln>
                  </pic:spPr>
                </pic:pic>
              </a:graphicData>
            </a:graphic>
          </wp:inline>
        </w:drawing>
      </w:r>
      <w:r>
        <w:drawing>
          <wp:inline distT="0" distB="0" distL="114300" distR="114300">
            <wp:extent cx="2447925" cy="1967865"/>
            <wp:effectExtent l="0" t="0" r="952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4"/>
                    <a:stretch>
                      <a:fillRect/>
                    </a:stretch>
                  </pic:blipFill>
                  <pic:spPr>
                    <a:xfrm>
                      <a:off x="0" y="0"/>
                      <a:ext cx="2447925" cy="1967865"/>
                    </a:xfrm>
                    <a:prstGeom prst="rect">
                      <a:avLst/>
                    </a:prstGeom>
                    <a:noFill/>
                    <a:ln>
                      <a:noFill/>
                    </a:ln>
                  </pic:spPr>
                </pic:pic>
              </a:graphicData>
            </a:graphic>
          </wp:inline>
        </w:drawing>
      </w:r>
    </w:p>
    <w:p>
      <w:pPr>
        <w:pStyle w:val="2"/>
        <w:numPr>
          <w:ilvl w:val="0"/>
          <w:numId w:val="0"/>
        </w:numPr>
        <w:ind w:leftChars="0" w:firstLine="480" w:firstLineChars="200"/>
        <w:rPr>
          <w:rFonts w:hint="default"/>
          <w:lang w:val="en-US" w:eastAsia="zh-CN"/>
        </w:rPr>
      </w:pPr>
      <w:r>
        <w:rPr>
          <w:rFonts w:hint="eastAsia"/>
          <w:lang w:val="en-US" w:eastAsia="zh-CN"/>
        </w:rPr>
        <w:t>点击完成批阅，进入查看结果页面。需求同客观题。</w:t>
      </w:r>
    </w:p>
    <w:p>
      <w:pPr>
        <w:pStyle w:val="2"/>
        <w:numPr>
          <w:ilvl w:val="0"/>
          <w:numId w:val="0"/>
        </w:numPr>
        <w:ind w:leftChars="0" w:firstLine="480" w:firstLineChars="200"/>
        <w:rPr>
          <w:rFonts w:hint="default"/>
          <w:lang w:val="en-US" w:eastAsia="zh-CN"/>
        </w:rPr>
      </w:pPr>
      <w:r>
        <w:drawing>
          <wp:inline distT="0" distB="0" distL="114300" distR="114300">
            <wp:extent cx="4933950" cy="3695700"/>
            <wp:effectExtent l="0" t="0" r="0"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5"/>
                    <a:stretch>
                      <a:fillRect/>
                    </a:stretch>
                  </pic:blipFill>
                  <pic:spPr>
                    <a:xfrm>
                      <a:off x="0" y="0"/>
                      <a:ext cx="4933950" cy="3695700"/>
                    </a:xfrm>
                    <a:prstGeom prst="rect">
                      <a:avLst/>
                    </a:prstGeom>
                    <a:noFill/>
                    <a:ln>
                      <a:noFill/>
                    </a:ln>
                  </pic:spPr>
                </pic:pic>
              </a:graphicData>
            </a:graphic>
          </wp:inline>
        </w:drawing>
      </w:r>
    </w:p>
    <w:p>
      <w:pPr>
        <w:pStyle w:val="2"/>
        <w:numPr>
          <w:ilvl w:val="0"/>
          <w:numId w:val="0"/>
        </w:numPr>
        <w:rPr>
          <w:rFonts w:hint="default"/>
          <w:lang w:val="en-US" w:eastAsia="zh-CN"/>
        </w:rPr>
      </w:pPr>
    </w:p>
    <w:p>
      <w:pPr>
        <w:pStyle w:val="5"/>
        <w:numPr>
          <w:ilvl w:val="0"/>
          <w:numId w:val="22"/>
        </w:numPr>
        <w:bidi w:val="0"/>
        <w:ind w:left="0" w:leftChars="0" w:firstLine="0" w:firstLineChars="0"/>
        <w:rPr>
          <w:rFonts w:hint="eastAsia"/>
          <w:lang w:val="en-US" w:eastAsia="zh-CN"/>
        </w:rPr>
      </w:pPr>
      <w:r>
        <w:rPr>
          <w:rFonts w:hint="eastAsia"/>
          <w:lang w:val="en-US" w:eastAsia="zh-CN"/>
        </w:rPr>
        <w:t>个人中心</w:t>
      </w:r>
    </w:p>
    <w:p>
      <w:pPr>
        <w:pStyle w:val="6"/>
        <w:numPr>
          <w:ilvl w:val="0"/>
          <w:numId w:val="0"/>
        </w:numPr>
        <w:bidi w:val="0"/>
        <w:rPr>
          <w:rFonts w:hint="default"/>
          <w:lang w:val="en-US" w:eastAsia="zh-CN"/>
        </w:rPr>
      </w:pPr>
      <w:r>
        <w:rPr>
          <w:rFonts w:hint="eastAsia"/>
          <w:lang w:val="en-US" w:eastAsia="zh-CN"/>
        </w:rPr>
        <w:t>1）个人中心首页，显示个人头像，默认根据性别显示一个男生，女生的头像。暂不支持更换头像。</w:t>
      </w:r>
    </w:p>
    <w:p>
      <w:pPr>
        <w:pStyle w:val="2"/>
        <w:numPr>
          <w:ilvl w:val="0"/>
          <w:numId w:val="35"/>
        </w:numPr>
        <w:ind w:left="420" w:leftChars="0" w:hanging="420" w:firstLineChars="0"/>
        <w:rPr>
          <w:rFonts w:hint="default"/>
          <w:lang w:val="en-US" w:eastAsia="zh-CN"/>
        </w:rPr>
      </w:pPr>
      <w:r>
        <w:rPr>
          <w:rFonts w:hint="eastAsia"/>
          <w:lang w:val="en-US" w:eastAsia="zh-CN"/>
        </w:rPr>
        <w:t>学生姓名和陪你走过了*天的学习时光，时间计算天数从账号开通当天-当前查看时间的自然天进行计算。</w:t>
      </w:r>
    </w:p>
    <w:p>
      <w:pPr>
        <w:pStyle w:val="2"/>
        <w:numPr>
          <w:ilvl w:val="0"/>
          <w:numId w:val="35"/>
        </w:numPr>
        <w:ind w:left="420" w:leftChars="0" w:hanging="420" w:firstLineChars="0"/>
        <w:rPr>
          <w:rFonts w:hint="default"/>
          <w:lang w:val="en-US" w:eastAsia="zh-CN"/>
        </w:rPr>
      </w:pPr>
      <w:r>
        <w:rPr>
          <w:rFonts w:hint="eastAsia"/>
          <w:lang w:val="en-US" w:eastAsia="zh-CN"/>
        </w:rPr>
        <w:t>退出登录。点击退出，退出系统并跳转到系统登录页面。</w:t>
      </w:r>
    </w:p>
    <w:p>
      <w:pPr>
        <w:pStyle w:val="2"/>
        <w:numPr>
          <w:ilvl w:val="0"/>
          <w:numId w:val="0"/>
        </w:numPr>
        <w:ind w:leftChars="0"/>
        <w:rPr>
          <w:rFonts w:hint="default"/>
          <w:lang w:val="en-US" w:eastAsia="zh-CN"/>
        </w:rPr>
      </w:pPr>
      <w:r>
        <w:drawing>
          <wp:inline distT="0" distB="0" distL="114300" distR="114300">
            <wp:extent cx="3720465" cy="5158740"/>
            <wp:effectExtent l="0" t="0" r="13335" b="381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6"/>
                    <a:stretch>
                      <a:fillRect/>
                    </a:stretch>
                  </pic:blipFill>
                  <pic:spPr>
                    <a:xfrm>
                      <a:off x="0" y="0"/>
                      <a:ext cx="3720465" cy="5158740"/>
                    </a:xfrm>
                    <a:prstGeom prst="rect">
                      <a:avLst/>
                    </a:prstGeom>
                    <a:noFill/>
                    <a:ln>
                      <a:noFill/>
                    </a:ln>
                  </pic:spPr>
                </pic:pic>
              </a:graphicData>
            </a:graphic>
          </wp:inline>
        </w:drawing>
      </w:r>
    </w:p>
    <w:p>
      <w:pPr>
        <w:pStyle w:val="6"/>
        <w:numPr>
          <w:ilvl w:val="0"/>
          <w:numId w:val="0"/>
        </w:numPr>
        <w:bidi w:val="0"/>
        <w:rPr>
          <w:rFonts w:hint="eastAsia"/>
          <w:lang w:val="en-US" w:eastAsia="zh-CN"/>
        </w:rPr>
      </w:pPr>
      <w:r>
        <w:rPr>
          <w:rFonts w:hint="eastAsia"/>
          <w:lang w:val="en-US" w:eastAsia="zh-CN"/>
        </w:rPr>
        <w:t>2）修改密码：</w:t>
      </w:r>
    </w:p>
    <w:p>
      <w:pPr>
        <w:pStyle w:val="2"/>
        <w:numPr>
          <w:ilvl w:val="0"/>
          <w:numId w:val="0"/>
        </w:numPr>
        <w:ind w:leftChars="0"/>
        <w:rPr>
          <w:rFonts w:hint="eastAsia"/>
          <w:lang w:val="en-US" w:eastAsia="zh-CN"/>
        </w:rPr>
      </w:pPr>
      <w:r>
        <w:rPr>
          <w:rFonts w:hint="eastAsia"/>
          <w:lang w:val="en-US" w:eastAsia="zh-CN"/>
        </w:rPr>
        <w:t xml:space="preserve">  请输入原始密码，新密码和确认密码。新密码至少设置6位以上数字或字母。</w:t>
      </w:r>
    </w:p>
    <w:p>
      <w:pPr>
        <w:pStyle w:val="2"/>
        <w:numPr>
          <w:ilvl w:val="0"/>
          <w:numId w:val="0"/>
        </w:numPr>
        <w:ind w:leftChars="0"/>
        <w:rPr>
          <w:rFonts w:hint="eastAsia"/>
          <w:lang w:val="en-US" w:eastAsia="zh-CN"/>
        </w:rPr>
      </w:pPr>
      <w:r>
        <w:rPr>
          <w:rFonts w:hint="eastAsia"/>
          <w:lang w:val="en-US" w:eastAsia="zh-CN"/>
        </w:rPr>
        <w:t>确认修改，保存新密码并跳转到个人中心页面。</w:t>
      </w:r>
    </w:p>
    <w:p>
      <w:pPr>
        <w:pStyle w:val="2"/>
        <w:numPr>
          <w:ilvl w:val="0"/>
          <w:numId w:val="0"/>
        </w:numPr>
        <w:ind w:leftChars="0"/>
        <w:rPr>
          <w:rFonts w:hint="eastAsia"/>
          <w:lang w:val="en-US" w:eastAsia="zh-CN"/>
        </w:rPr>
      </w:pPr>
      <w:r>
        <w:drawing>
          <wp:inline distT="0" distB="0" distL="114300" distR="114300">
            <wp:extent cx="3032125" cy="4248150"/>
            <wp:effectExtent l="0" t="0" r="15875"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7"/>
                    <a:stretch>
                      <a:fillRect/>
                    </a:stretch>
                  </pic:blipFill>
                  <pic:spPr>
                    <a:xfrm>
                      <a:off x="0" y="0"/>
                      <a:ext cx="3032125" cy="4248150"/>
                    </a:xfrm>
                    <a:prstGeom prst="rect">
                      <a:avLst/>
                    </a:prstGeom>
                    <a:noFill/>
                    <a:ln>
                      <a:noFill/>
                    </a:ln>
                  </pic:spPr>
                </pic:pic>
              </a:graphicData>
            </a:graphic>
          </wp:inline>
        </w:drawing>
      </w:r>
    </w:p>
    <w:p>
      <w:pPr>
        <w:pStyle w:val="6"/>
        <w:numPr>
          <w:ilvl w:val="0"/>
          <w:numId w:val="0"/>
        </w:numPr>
        <w:bidi w:val="0"/>
        <w:rPr>
          <w:rFonts w:hint="eastAsia"/>
          <w:lang w:val="en-US" w:eastAsia="zh-CN"/>
        </w:rPr>
      </w:pPr>
      <w:r>
        <w:rPr>
          <w:rFonts w:hint="eastAsia"/>
          <w:lang w:val="en-US" w:eastAsia="zh-CN"/>
        </w:rPr>
        <w:t>3）检查新版本。</w:t>
      </w:r>
    </w:p>
    <w:p>
      <w:pPr>
        <w:pStyle w:val="2"/>
        <w:numPr>
          <w:ilvl w:val="0"/>
          <w:numId w:val="0"/>
        </w:numPr>
        <w:ind w:leftChars="0"/>
        <w:rPr>
          <w:rFonts w:hint="eastAsia"/>
          <w:lang w:val="en-US" w:eastAsia="zh-CN"/>
        </w:rPr>
      </w:pPr>
      <w:r>
        <w:rPr>
          <w:rFonts w:hint="eastAsia"/>
          <w:lang w:val="en-US" w:eastAsia="zh-CN"/>
        </w:rPr>
        <w:t>点击将检查当前版本是否为最新版本，如果不是，将启动版本更新，更新完成后提示，已升级到最新版本。</w:t>
      </w:r>
    </w:p>
    <w:p>
      <w:pPr>
        <w:pStyle w:val="6"/>
        <w:numPr>
          <w:ilvl w:val="0"/>
          <w:numId w:val="0"/>
        </w:numPr>
        <w:bidi w:val="0"/>
        <w:rPr>
          <w:rFonts w:hint="default"/>
          <w:lang w:val="en-US" w:eastAsia="zh-CN"/>
        </w:rPr>
      </w:pPr>
      <w:r>
        <w:rPr>
          <w:rFonts w:hint="eastAsia"/>
          <w:lang w:val="en-US" w:eastAsia="zh-CN"/>
        </w:rPr>
        <w:t>4）护眼提醒。</w:t>
      </w:r>
    </w:p>
    <w:p>
      <w:pPr>
        <w:pStyle w:val="2"/>
        <w:numPr>
          <w:ilvl w:val="0"/>
          <w:numId w:val="0"/>
        </w:numPr>
        <w:ind w:leftChars="0"/>
        <w:rPr>
          <w:rFonts w:hint="default"/>
          <w:lang w:val="en-US" w:eastAsia="zh-CN"/>
        </w:rPr>
      </w:pPr>
      <w:r>
        <w:rPr>
          <w:rFonts w:hint="eastAsia"/>
          <w:lang w:val="en-US" w:eastAsia="zh-CN"/>
        </w:rPr>
        <w:t>系统默认开启，默认设置50分钟自动提醒。当用户点击确定，则提示“您已设置**护眼提醒”。</w:t>
      </w:r>
    </w:p>
    <w:p>
      <w:pPr>
        <w:pStyle w:val="2"/>
        <w:numPr>
          <w:ilvl w:val="0"/>
          <w:numId w:val="0"/>
        </w:numPr>
        <w:ind w:leftChars="0"/>
        <w:rPr>
          <w:rFonts w:hint="default"/>
          <w:lang w:val="en-US" w:eastAsia="zh-CN"/>
        </w:rPr>
      </w:pPr>
      <w:r>
        <w:rPr>
          <w:rFonts w:hint="eastAsia"/>
          <w:lang w:val="en-US" w:eastAsia="zh-CN"/>
        </w:rPr>
        <w:t xml:space="preserve">   护眼提醒：当从设置时间开始计时，到50分钟时，自动弹出提示“长时间用眼要休息一会哦！”学生点击关闭，则当前提醒页面关闭，停留在功能页面继续学习。</w:t>
      </w:r>
    </w:p>
    <w:p>
      <w:pPr>
        <w:pStyle w:val="2"/>
        <w:widowControl w:val="0"/>
        <w:numPr>
          <w:ilvl w:val="0"/>
          <w:numId w:val="0"/>
        </w:numPr>
        <w:spacing w:after="120" w:afterLines="0" w:afterAutospacing="0"/>
        <w:jc w:val="left"/>
      </w:pPr>
      <w:r>
        <w:drawing>
          <wp:inline distT="0" distB="0" distL="114300" distR="114300">
            <wp:extent cx="2031365" cy="2969260"/>
            <wp:effectExtent l="0" t="0" r="6985" b="254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8"/>
                    <a:stretch>
                      <a:fillRect/>
                    </a:stretch>
                  </pic:blipFill>
                  <pic:spPr>
                    <a:xfrm>
                      <a:off x="0" y="0"/>
                      <a:ext cx="2031365" cy="2969260"/>
                    </a:xfrm>
                    <a:prstGeom prst="rect">
                      <a:avLst/>
                    </a:prstGeom>
                    <a:noFill/>
                    <a:ln>
                      <a:noFill/>
                    </a:ln>
                  </pic:spPr>
                </pic:pic>
              </a:graphicData>
            </a:graphic>
          </wp:inline>
        </w:drawing>
      </w:r>
    </w:p>
    <w:p>
      <w:pPr>
        <w:pStyle w:val="6"/>
        <w:numPr>
          <w:ilvl w:val="0"/>
          <w:numId w:val="0"/>
        </w:numPr>
        <w:bidi w:val="0"/>
        <w:rPr>
          <w:rFonts w:hint="default"/>
          <w:lang w:val="en-US" w:eastAsia="zh-CN"/>
        </w:rPr>
      </w:pPr>
      <w:r>
        <w:rPr>
          <w:rFonts w:hint="eastAsia"/>
          <w:lang w:val="en-US" w:eastAsia="zh-CN"/>
        </w:rPr>
        <w:t>5）我的班级</w:t>
      </w:r>
    </w:p>
    <w:p>
      <w:pPr>
        <w:numPr>
          <w:ilvl w:val="0"/>
          <w:numId w:val="0"/>
        </w:numPr>
        <w:ind w:leftChars="0"/>
        <w:rPr>
          <w:rFonts w:hint="eastAsia"/>
          <w:lang w:val="en-US" w:eastAsia="zh-CN"/>
        </w:rPr>
      </w:pPr>
      <w:r>
        <w:rPr>
          <w:rFonts w:hint="eastAsia"/>
          <w:lang w:val="en-US" w:eastAsia="zh-CN"/>
        </w:rPr>
        <w:t xml:space="preserve"> 1）加入班级</w:t>
      </w:r>
    </w:p>
    <w:p>
      <w:pPr>
        <w:pStyle w:val="2"/>
        <w:ind w:left="0" w:leftChars="0" w:firstLine="0" w:firstLineChars="0"/>
        <w:rPr>
          <w:rFonts w:hint="eastAsia"/>
          <w:lang w:val="en-US" w:eastAsia="zh-CN"/>
        </w:rPr>
      </w:pPr>
      <w:r>
        <w:rPr>
          <w:rFonts w:hint="eastAsia"/>
          <w:lang w:val="en-US" w:eastAsia="zh-CN"/>
        </w:rPr>
        <w:t xml:space="preserve">   班级编号由教师线下告诉学生，学生输入班级编号，点击加入班级，提示</w:t>
      </w:r>
      <w:r>
        <w:rPr>
          <w:rFonts w:hint="default"/>
          <w:lang w:val="en-US" w:eastAsia="zh-CN"/>
        </w:rPr>
        <w:t>”</w:t>
      </w:r>
      <w:r>
        <w:rPr>
          <w:rFonts w:hint="eastAsia"/>
          <w:lang w:val="en-US" w:eastAsia="zh-CN"/>
        </w:rPr>
        <w:t>恭喜您成功加入该班级！</w:t>
      </w:r>
      <w:r>
        <w:rPr>
          <w:rFonts w:hint="default"/>
          <w:lang w:val="en-US" w:eastAsia="zh-CN"/>
        </w:rPr>
        <w:t>”</w:t>
      </w:r>
      <w:r>
        <w:rPr>
          <w:rFonts w:hint="eastAsia"/>
          <w:lang w:val="en-US" w:eastAsia="zh-CN"/>
        </w:rPr>
        <w:t>同时刷新页面，班级列表中显示已加入的班级。</w:t>
      </w:r>
    </w:p>
    <w:p>
      <w:pPr>
        <w:pStyle w:val="2"/>
        <w:ind w:left="0" w:leftChars="0" w:firstLine="0" w:firstLineChars="0"/>
        <w:rPr>
          <w:rFonts w:hint="eastAsia"/>
          <w:lang w:val="en-US" w:eastAsia="zh-CN"/>
        </w:rPr>
      </w:pPr>
      <w:r>
        <w:rPr>
          <w:rFonts w:hint="eastAsia"/>
          <w:lang w:val="en-US" w:eastAsia="zh-CN"/>
        </w:rPr>
        <w:t>2）班级列表。显示已加入的班级数量及列表。</w:t>
      </w:r>
    </w:p>
    <w:p>
      <w:pPr>
        <w:pStyle w:val="2"/>
        <w:numPr>
          <w:ilvl w:val="0"/>
          <w:numId w:val="0"/>
        </w:numPr>
        <w:ind w:leftChars="0"/>
        <w:rPr>
          <w:rFonts w:hint="default"/>
          <w:lang w:val="en-US" w:eastAsia="zh-CN"/>
        </w:rPr>
      </w:pPr>
      <w:r>
        <w:rPr>
          <w:rFonts w:hint="eastAsia"/>
          <w:lang w:val="en-US" w:eastAsia="zh-CN"/>
        </w:rPr>
        <w:t xml:space="preserve">  列表中显示班级名称，根据UI设计限制字数，多了用...；班主任的姓名；班级编号。班级列表的顺序按加入时间倒叙排序。</w:t>
      </w:r>
    </w:p>
    <w:p>
      <w:pPr>
        <w:pStyle w:val="2"/>
        <w:ind w:left="0" w:leftChars="0" w:firstLine="0" w:firstLineChars="0"/>
      </w:pPr>
      <w:r>
        <w:drawing>
          <wp:inline distT="0" distB="0" distL="114300" distR="114300">
            <wp:extent cx="3093720" cy="4437380"/>
            <wp:effectExtent l="0" t="0" r="11430" b="12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9"/>
                    <a:stretch>
                      <a:fillRect/>
                    </a:stretch>
                  </pic:blipFill>
                  <pic:spPr>
                    <a:xfrm>
                      <a:off x="0" y="0"/>
                      <a:ext cx="3093720" cy="4437380"/>
                    </a:xfrm>
                    <a:prstGeom prst="rect">
                      <a:avLst/>
                    </a:prstGeom>
                    <a:noFill/>
                    <a:ln>
                      <a:noFill/>
                    </a:ln>
                  </pic:spPr>
                </pic:pic>
              </a:graphicData>
            </a:graphic>
          </wp:inline>
        </w:drawing>
      </w:r>
    </w:p>
    <w:p>
      <w:pPr>
        <w:pStyle w:val="6"/>
        <w:numPr>
          <w:ilvl w:val="0"/>
          <w:numId w:val="36"/>
        </w:numPr>
        <w:bidi w:val="0"/>
        <w:rPr>
          <w:rFonts w:hint="eastAsia"/>
          <w:lang w:val="en-US" w:eastAsia="zh-CN"/>
        </w:rPr>
      </w:pPr>
      <w:r>
        <w:rPr>
          <w:rFonts w:hint="eastAsia"/>
          <w:lang w:val="en-US" w:eastAsia="zh-CN"/>
        </w:rPr>
        <w:t>修改用户名。</w:t>
      </w:r>
    </w:p>
    <w:p>
      <w:pPr>
        <w:pStyle w:val="7"/>
        <w:numPr>
          <w:ilvl w:val="0"/>
          <w:numId w:val="0"/>
        </w:numPr>
        <w:ind w:firstLine="480" w:firstLineChars="200"/>
        <w:rPr>
          <w:rFonts w:hint="eastAsia"/>
          <w:lang w:val="en-US" w:eastAsia="zh-CN"/>
        </w:rPr>
      </w:pPr>
      <w:r>
        <w:rPr>
          <w:rFonts w:hint="eastAsia"/>
          <w:lang w:val="en-US" w:eastAsia="zh-CN"/>
        </w:rPr>
        <w:t>用户有1次修改用户名的机会，用户名用于登录。显示当前登录账号，当用户未修改时，显示新登录账号输入框，用户可输入字母和数字。系统进行该机构下的判重，当该用户名被占用时，提示换一下。当未被占用时，显示正确的标识。</w:t>
      </w:r>
    </w:p>
    <w:p>
      <w:pPr>
        <w:pStyle w:val="7"/>
        <w:numPr>
          <w:ilvl w:val="0"/>
          <w:numId w:val="0"/>
        </w:numPr>
        <w:ind w:firstLine="480" w:firstLineChars="200"/>
        <w:rPr>
          <w:rFonts w:hint="default"/>
          <w:lang w:val="en-US" w:eastAsia="zh-CN"/>
        </w:rPr>
      </w:pPr>
      <w:r>
        <w:rPr>
          <w:rFonts w:hint="eastAsia"/>
          <w:lang w:val="en-US" w:eastAsia="zh-CN"/>
        </w:rPr>
        <w:t>点击确认修改，则修改成功，点击暂不修改，进入系统，则返回个人中心首页。</w:t>
      </w:r>
    </w:p>
    <w:p>
      <w:pPr>
        <w:pStyle w:val="7"/>
        <w:numPr>
          <w:ilvl w:val="0"/>
          <w:numId w:val="0"/>
        </w:numPr>
        <w:ind w:firstLine="480" w:firstLineChars="200"/>
        <w:rPr>
          <w:rFonts w:hint="default"/>
          <w:lang w:val="en-US" w:eastAsia="zh-CN"/>
        </w:rPr>
      </w:pPr>
      <w:r>
        <w:rPr>
          <w:rFonts w:hint="eastAsia"/>
          <w:lang w:val="en-US" w:eastAsia="zh-CN"/>
        </w:rPr>
        <w:t>当用户名已经修改时，个人中心首页修改按钮消失。</w:t>
      </w:r>
    </w:p>
    <w:p>
      <w:pPr>
        <w:pStyle w:val="7"/>
        <w:numPr>
          <w:ilvl w:val="0"/>
          <w:numId w:val="0"/>
        </w:numPr>
        <w:rPr>
          <w:rFonts w:hint="default"/>
          <w:lang w:val="en-US" w:eastAsia="zh-CN"/>
        </w:rPr>
      </w:pPr>
      <w:r>
        <w:drawing>
          <wp:inline distT="0" distB="0" distL="114300" distR="114300">
            <wp:extent cx="4277995" cy="6035040"/>
            <wp:effectExtent l="0" t="0" r="8255" b="3810"/>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50"/>
                    <a:stretch>
                      <a:fillRect/>
                    </a:stretch>
                  </pic:blipFill>
                  <pic:spPr>
                    <a:xfrm>
                      <a:off x="0" y="0"/>
                      <a:ext cx="4277995" cy="6035040"/>
                    </a:xfrm>
                    <a:prstGeom prst="rect">
                      <a:avLst/>
                    </a:prstGeom>
                    <a:noFill/>
                    <a:ln>
                      <a:noFill/>
                    </a:ln>
                  </pic:spPr>
                </pic:pic>
              </a:graphicData>
            </a:graphic>
          </wp:inline>
        </w:drawing>
      </w:r>
    </w:p>
    <w:p>
      <w:pPr>
        <w:pStyle w:val="7"/>
        <w:numPr>
          <w:ilvl w:val="0"/>
          <w:numId w:val="0"/>
        </w:numPr>
        <w:rPr>
          <w:rFonts w:hint="default"/>
          <w:lang w:val="en-US" w:eastAsia="zh-CN"/>
        </w:rPr>
      </w:pPr>
    </w:p>
    <w:p>
      <w:pPr>
        <w:pStyle w:val="2"/>
        <w:ind w:left="0" w:leftChars="0" w:firstLine="0" w:firstLineChars="0"/>
        <w:rPr>
          <w:rFonts w:hint="eastAsia"/>
          <w:lang w:val="en-US" w:eastAsia="zh-CN"/>
        </w:rPr>
      </w:pPr>
    </w:p>
    <w:p>
      <w:pPr>
        <w:pStyle w:val="5"/>
        <w:bidi w:val="0"/>
        <w:rPr>
          <w:rFonts w:hint="default"/>
          <w:lang w:val="en-US" w:eastAsia="zh-CN"/>
        </w:rPr>
      </w:pPr>
      <w:r>
        <w:rPr>
          <w:rFonts w:hint="eastAsia"/>
          <w:lang w:val="en-US" w:eastAsia="zh-CN"/>
        </w:rPr>
        <w:t>6、消息中心</w:t>
      </w:r>
      <w:r>
        <w:rPr>
          <w:rFonts w:hint="eastAsia"/>
          <w:highlight w:val="yellow"/>
          <w:lang w:val="en-US" w:eastAsia="zh-CN"/>
        </w:rPr>
        <w:t>【本期不做，春节上线后实现】</w:t>
      </w:r>
    </w:p>
    <w:p>
      <w:pPr>
        <w:pStyle w:val="2"/>
        <w:ind w:left="0" w:leftChars="0" w:firstLine="0" w:firstLineChars="0"/>
        <w:rPr>
          <w:rFonts w:hint="default"/>
          <w:lang w:val="en-US" w:eastAsia="zh-CN"/>
        </w:rPr>
      </w:pPr>
      <w:r>
        <w:rPr>
          <w:rFonts w:hint="eastAsia"/>
          <w:lang w:val="en-US" w:eastAsia="zh-CN"/>
        </w:rPr>
        <w:t xml:space="preserve">  点击进入消息列表页面，消息来源于任务的互阅、线下阅消息和被批阅消息。用户任务列表中点击了消息，则此处置灰显示。消息中心仅接受消息。</w:t>
      </w:r>
    </w:p>
    <w:p>
      <w:pPr>
        <w:pStyle w:val="2"/>
        <w:ind w:left="0" w:leftChars="0" w:firstLine="0" w:firstLineChars="0"/>
      </w:pPr>
      <w:r>
        <w:drawing>
          <wp:inline distT="0" distB="0" distL="114300" distR="114300">
            <wp:extent cx="5695950" cy="7953375"/>
            <wp:effectExtent l="0" t="0" r="0"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51"/>
                    <a:stretch>
                      <a:fillRect/>
                    </a:stretch>
                  </pic:blipFill>
                  <pic:spPr>
                    <a:xfrm>
                      <a:off x="0" y="0"/>
                      <a:ext cx="5695950" cy="7953375"/>
                    </a:xfrm>
                    <a:prstGeom prst="rect">
                      <a:avLst/>
                    </a:prstGeom>
                    <a:noFill/>
                    <a:ln>
                      <a:noFill/>
                    </a:ln>
                  </pic:spPr>
                </pic:pic>
              </a:graphicData>
            </a:graphic>
          </wp:inline>
        </w:drawing>
      </w:r>
    </w:p>
    <w:p>
      <w:pPr>
        <w:pStyle w:val="2"/>
        <w:ind w:left="0" w:leftChars="0" w:firstLine="0" w:firstLineChars="0"/>
        <w:rPr>
          <w:rFonts w:hint="default"/>
          <w:lang w:val="en-US" w:eastAsia="zh-CN"/>
        </w:rPr>
      </w:pPr>
    </w:p>
    <w:p>
      <w:pPr>
        <w:pStyle w:val="5"/>
        <w:numPr>
          <w:ilvl w:val="0"/>
          <w:numId w:val="0"/>
        </w:numPr>
        <w:bidi w:val="0"/>
        <w:ind w:leftChars="0"/>
        <w:rPr>
          <w:rFonts w:hint="eastAsia"/>
          <w:lang w:val="en-US" w:eastAsia="zh-CN"/>
        </w:rPr>
      </w:pPr>
      <w:r>
        <w:rPr>
          <w:rFonts w:hint="eastAsia"/>
          <w:lang w:val="en-US" w:eastAsia="zh-CN"/>
        </w:rPr>
        <w:t>7、扫一扫（本期不做）</w:t>
      </w:r>
    </w:p>
    <w:p>
      <w:pPr>
        <w:numPr>
          <w:ilvl w:val="0"/>
          <w:numId w:val="0"/>
        </w:numPr>
        <w:ind w:leftChars="0"/>
        <w:rPr>
          <w:rFonts w:hint="default"/>
          <w:lang w:val="en-US" w:eastAsia="zh-CN"/>
        </w:rPr>
      </w:pPr>
    </w:p>
    <w:p>
      <w:pPr>
        <w:pStyle w:val="7"/>
        <w:ind w:left="0" w:leftChars="0" w:firstLine="0" w:firstLineChars="0"/>
        <w:rPr>
          <w:rFonts w:hint="default"/>
          <w:lang w:val="en-US" w:eastAsia="zh-CN"/>
        </w:rPr>
      </w:pPr>
    </w:p>
    <w:p>
      <w:pPr>
        <w:pStyle w:val="7"/>
        <w:numPr>
          <w:ilvl w:val="0"/>
          <w:numId w:val="0"/>
        </w:numPr>
        <w:rPr>
          <w:rFonts w:hint="default"/>
          <w:lang w:val="en-US" w:eastAsia="zh-CN"/>
        </w:rPr>
      </w:pPr>
    </w:p>
    <w:p>
      <w:pPr>
        <w:pStyle w:val="7"/>
        <w:rPr>
          <w:rFonts w:hint="default"/>
          <w:lang w:val="en-US" w:eastAsia="zh-CN"/>
        </w:rPr>
      </w:pPr>
    </w:p>
    <w:p>
      <w:pPr>
        <w:pStyle w:val="7"/>
        <w:rPr>
          <w:rFonts w:hint="default"/>
          <w:lang w:val="en-US" w:eastAsia="zh-CN"/>
        </w:rPr>
      </w:pPr>
    </w:p>
    <w:sectPr>
      <w:footerReference r:id="rId4" w:type="default"/>
      <w:pgSz w:w="11906" w:h="16838"/>
      <w:pgMar w:top="820" w:right="1069" w:bottom="1440" w:left="95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Book">
    <w:altName w:val="Yu Gothic UI"/>
    <w:panose1 w:val="020B0503020102020204"/>
    <w:charset w:val="00"/>
    <w:family w:val="swiss"/>
    <w:pitch w:val="default"/>
    <w:sig w:usb0="00000000"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Arial Unicode MS">
    <w:altName w:val="宋体"/>
    <w:panose1 w:val="020B0604020202020204"/>
    <w:charset w:val="86"/>
    <w:family w:val="roman"/>
    <w:pitch w:val="default"/>
    <w:sig w:usb0="00000000" w:usb1="00000000" w:usb2="0000003F" w:usb3="00000000" w:csb0="603F01FF" w:csb1="FFFF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0EM/kW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ANBDP5FgIAABcEAAAOAAAAAAAA&#10;AAEAIAAAAB8BAABkcnMvZTJvRG9jLnhtbFBLBQYAAAAABgAGAFkBAACnBQAAAAA=&#10;">
              <v:fill on="f" focussize="0,0"/>
              <v:stroke on="f" weight="0.5pt"/>
              <v:imagedata o:title=""/>
              <o:lock v:ext="edit" aspectratio="f"/>
              <v:textbox inset="0mm,0mm,0mm,0mm" style="mso-fit-shape-to-text:t;">
                <w:txbxContent>
                  <w:p>
                    <w:pPr>
                      <w:pStyle w:val="16"/>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FE0D8E"/>
    <w:multiLevelType w:val="singleLevel"/>
    <w:tmpl w:val="83FE0D8E"/>
    <w:lvl w:ilvl="0" w:tentative="0">
      <w:start w:val="1"/>
      <w:numFmt w:val="bullet"/>
      <w:lvlText w:val=""/>
      <w:lvlJc w:val="left"/>
      <w:pPr>
        <w:ind w:left="420" w:hanging="420"/>
      </w:pPr>
      <w:rPr>
        <w:rFonts w:hint="default" w:ascii="Wingdings" w:hAnsi="Wingdings"/>
      </w:rPr>
    </w:lvl>
  </w:abstractNum>
  <w:abstractNum w:abstractNumId="1">
    <w:nsid w:val="8F4671F6"/>
    <w:multiLevelType w:val="singleLevel"/>
    <w:tmpl w:val="8F4671F6"/>
    <w:lvl w:ilvl="0" w:tentative="0">
      <w:start w:val="3"/>
      <w:numFmt w:val="decimal"/>
      <w:suff w:val="nothing"/>
      <w:lvlText w:val="%1、"/>
      <w:lvlJc w:val="left"/>
    </w:lvl>
  </w:abstractNum>
  <w:abstractNum w:abstractNumId="2">
    <w:nsid w:val="92435086"/>
    <w:multiLevelType w:val="singleLevel"/>
    <w:tmpl w:val="92435086"/>
    <w:lvl w:ilvl="0" w:tentative="0">
      <w:start w:val="1"/>
      <w:numFmt w:val="bullet"/>
      <w:lvlText w:val=""/>
      <w:lvlJc w:val="left"/>
      <w:pPr>
        <w:ind w:left="420" w:hanging="420"/>
      </w:pPr>
      <w:rPr>
        <w:rFonts w:hint="default" w:ascii="Wingdings" w:hAnsi="Wingdings"/>
      </w:rPr>
    </w:lvl>
  </w:abstractNum>
  <w:abstractNum w:abstractNumId="3">
    <w:nsid w:val="993B2162"/>
    <w:multiLevelType w:val="singleLevel"/>
    <w:tmpl w:val="993B2162"/>
    <w:lvl w:ilvl="0" w:tentative="0">
      <w:start w:val="1"/>
      <w:numFmt w:val="decimal"/>
      <w:suff w:val="nothing"/>
      <w:lvlText w:val="%1）"/>
      <w:lvlJc w:val="left"/>
    </w:lvl>
  </w:abstractNum>
  <w:abstractNum w:abstractNumId="4">
    <w:nsid w:val="9AEAAADC"/>
    <w:multiLevelType w:val="singleLevel"/>
    <w:tmpl w:val="9AEAAADC"/>
    <w:lvl w:ilvl="0" w:tentative="0">
      <w:start w:val="1"/>
      <w:numFmt w:val="decimalEnclosedCircleChinese"/>
      <w:suff w:val="nothing"/>
      <w:lvlText w:val="%1　"/>
      <w:lvlJc w:val="left"/>
      <w:pPr>
        <w:ind w:left="0" w:firstLine="400"/>
      </w:pPr>
      <w:rPr>
        <w:rFonts w:hint="eastAsia"/>
      </w:rPr>
    </w:lvl>
  </w:abstractNum>
  <w:abstractNum w:abstractNumId="5">
    <w:nsid w:val="9D581760"/>
    <w:multiLevelType w:val="singleLevel"/>
    <w:tmpl w:val="9D581760"/>
    <w:lvl w:ilvl="0" w:tentative="0">
      <w:start w:val="1"/>
      <w:numFmt w:val="bullet"/>
      <w:lvlText w:val=""/>
      <w:lvlJc w:val="left"/>
      <w:pPr>
        <w:ind w:left="420" w:hanging="420"/>
      </w:pPr>
      <w:rPr>
        <w:rFonts w:hint="default" w:ascii="Wingdings" w:hAnsi="Wingdings"/>
      </w:rPr>
    </w:lvl>
  </w:abstractNum>
  <w:abstractNum w:abstractNumId="6">
    <w:nsid w:val="A34B616B"/>
    <w:multiLevelType w:val="singleLevel"/>
    <w:tmpl w:val="A34B616B"/>
    <w:lvl w:ilvl="0" w:tentative="0">
      <w:start w:val="1"/>
      <w:numFmt w:val="bullet"/>
      <w:lvlText w:val=""/>
      <w:lvlJc w:val="left"/>
      <w:pPr>
        <w:ind w:left="420" w:hanging="420"/>
      </w:pPr>
      <w:rPr>
        <w:rFonts w:hint="default" w:ascii="Wingdings" w:hAnsi="Wingdings"/>
      </w:rPr>
    </w:lvl>
  </w:abstractNum>
  <w:abstractNum w:abstractNumId="7">
    <w:nsid w:val="A8D1B145"/>
    <w:multiLevelType w:val="singleLevel"/>
    <w:tmpl w:val="A8D1B145"/>
    <w:lvl w:ilvl="0" w:tentative="0">
      <w:start w:val="1"/>
      <w:numFmt w:val="bullet"/>
      <w:lvlText w:val=""/>
      <w:lvlJc w:val="left"/>
      <w:pPr>
        <w:ind w:left="420" w:hanging="420"/>
      </w:pPr>
      <w:rPr>
        <w:rFonts w:hint="default" w:ascii="Wingdings" w:hAnsi="Wingdings"/>
      </w:rPr>
    </w:lvl>
  </w:abstractNum>
  <w:abstractNum w:abstractNumId="8">
    <w:nsid w:val="AF61174A"/>
    <w:multiLevelType w:val="singleLevel"/>
    <w:tmpl w:val="AF61174A"/>
    <w:lvl w:ilvl="0" w:tentative="0">
      <w:start w:val="1"/>
      <w:numFmt w:val="bullet"/>
      <w:lvlText w:val=""/>
      <w:lvlJc w:val="left"/>
      <w:pPr>
        <w:ind w:left="420" w:hanging="420"/>
      </w:pPr>
      <w:rPr>
        <w:rFonts w:hint="default" w:ascii="Wingdings" w:hAnsi="Wingdings"/>
      </w:rPr>
    </w:lvl>
  </w:abstractNum>
  <w:abstractNum w:abstractNumId="9">
    <w:nsid w:val="B9211740"/>
    <w:multiLevelType w:val="singleLevel"/>
    <w:tmpl w:val="B9211740"/>
    <w:lvl w:ilvl="0" w:tentative="0">
      <w:start w:val="1"/>
      <w:numFmt w:val="bullet"/>
      <w:lvlText w:val=""/>
      <w:lvlJc w:val="left"/>
      <w:pPr>
        <w:ind w:left="420" w:hanging="420"/>
      </w:pPr>
      <w:rPr>
        <w:rFonts w:hint="default" w:ascii="Wingdings" w:hAnsi="Wingdings"/>
      </w:rPr>
    </w:lvl>
  </w:abstractNum>
  <w:abstractNum w:abstractNumId="10">
    <w:nsid w:val="C2EC5884"/>
    <w:multiLevelType w:val="singleLevel"/>
    <w:tmpl w:val="C2EC5884"/>
    <w:lvl w:ilvl="0" w:tentative="0">
      <w:start w:val="1"/>
      <w:numFmt w:val="bullet"/>
      <w:lvlText w:val=""/>
      <w:lvlJc w:val="left"/>
      <w:pPr>
        <w:ind w:left="420" w:hanging="420"/>
      </w:pPr>
      <w:rPr>
        <w:rFonts w:hint="default" w:ascii="Wingdings" w:hAnsi="Wingdings"/>
      </w:rPr>
    </w:lvl>
  </w:abstractNum>
  <w:abstractNum w:abstractNumId="11">
    <w:nsid w:val="D1774C01"/>
    <w:multiLevelType w:val="singleLevel"/>
    <w:tmpl w:val="D1774C01"/>
    <w:lvl w:ilvl="0" w:tentative="0">
      <w:start w:val="1"/>
      <w:numFmt w:val="decimal"/>
      <w:suff w:val="nothing"/>
      <w:lvlText w:val="%1）"/>
      <w:lvlJc w:val="left"/>
    </w:lvl>
  </w:abstractNum>
  <w:abstractNum w:abstractNumId="12">
    <w:nsid w:val="D45987B6"/>
    <w:multiLevelType w:val="singleLevel"/>
    <w:tmpl w:val="D45987B6"/>
    <w:lvl w:ilvl="0" w:tentative="0">
      <w:start w:val="1"/>
      <w:numFmt w:val="decimalEnclosedCircleChinese"/>
      <w:suff w:val="nothing"/>
      <w:lvlText w:val="%1　"/>
      <w:lvlJc w:val="left"/>
      <w:pPr>
        <w:ind w:left="0" w:firstLine="400"/>
      </w:pPr>
      <w:rPr>
        <w:rFonts w:hint="eastAsia"/>
      </w:rPr>
    </w:lvl>
  </w:abstractNum>
  <w:abstractNum w:abstractNumId="13">
    <w:nsid w:val="E6E5A056"/>
    <w:multiLevelType w:val="singleLevel"/>
    <w:tmpl w:val="E6E5A056"/>
    <w:lvl w:ilvl="0" w:tentative="0">
      <w:start w:val="1"/>
      <w:numFmt w:val="decimalEnclosedCircleChinese"/>
      <w:suff w:val="nothing"/>
      <w:lvlText w:val="%1　"/>
      <w:lvlJc w:val="left"/>
      <w:pPr>
        <w:ind w:left="0" w:firstLine="400"/>
      </w:pPr>
      <w:rPr>
        <w:rFonts w:hint="eastAsia"/>
      </w:rPr>
    </w:lvl>
  </w:abstractNum>
  <w:abstractNum w:abstractNumId="14">
    <w:nsid w:val="F4B5671B"/>
    <w:multiLevelType w:val="singleLevel"/>
    <w:tmpl w:val="F4B5671B"/>
    <w:lvl w:ilvl="0" w:tentative="0">
      <w:start w:val="1"/>
      <w:numFmt w:val="bullet"/>
      <w:lvlText w:val=""/>
      <w:lvlJc w:val="left"/>
      <w:pPr>
        <w:ind w:left="420" w:hanging="420"/>
      </w:pPr>
      <w:rPr>
        <w:rFonts w:hint="default" w:ascii="Wingdings" w:hAnsi="Wingdings"/>
      </w:rPr>
    </w:lvl>
  </w:abstractNum>
  <w:abstractNum w:abstractNumId="15">
    <w:nsid w:val="FA02A9A3"/>
    <w:multiLevelType w:val="singleLevel"/>
    <w:tmpl w:val="FA02A9A3"/>
    <w:lvl w:ilvl="0" w:tentative="0">
      <w:start w:val="1"/>
      <w:numFmt w:val="bullet"/>
      <w:lvlText w:val=""/>
      <w:lvlJc w:val="left"/>
      <w:pPr>
        <w:ind w:left="420" w:hanging="420"/>
      </w:pPr>
      <w:rPr>
        <w:rFonts w:hint="default" w:ascii="Wingdings" w:hAnsi="Wingdings"/>
      </w:rPr>
    </w:lvl>
  </w:abstractNum>
  <w:abstractNum w:abstractNumId="16">
    <w:nsid w:val="FC590287"/>
    <w:multiLevelType w:val="singleLevel"/>
    <w:tmpl w:val="FC590287"/>
    <w:lvl w:ilvl="0" w:tentative="0">
      <w:start w:val="1"/>
      <w:numFmt w:val="upperLetter"/>
      <w:lvlText w:val="%1."/>
      <w:lvlJc w:val="left"/>
      <w:pPr>
        <w:ind w:left="425" w:hanging="425"/>
      </w:pPr>
      <w:rPr>
        <w:rFonts w:hint="default"/>
      </w:rPr>
    </w:lvl>
  </w:abstractNum>
  <w:abstractNum w:abstractNumId="17">
    <w:nsid w:val="0821B90C"/>
    <w:multiLevelType w:val="singleLevel"/>
    <w:tmpl w:val="0821B90C"/>
    <w:lvl w:ilvl="0" w:tentative="0">
      <w:start w:val="1"/>
      <w:numFmt w:val="bullet"/>
      <w:lvlText w:val=""/>
      <w:lvlJc w:val="left"/>
      <w:pPr>
        <w:ind w:left="420" w:hanging="420"/>
      </w:pPr>
      <w:rPr>
        <w:rFonts w:hint="default" w:ascii="Wingdings" w:hAnsi="Wingdings"/>
      </w:rPr>
    </w:lvl>
  </w:abstractNum>
  <w:abstractNum w:abstractNumId="18">
    <w:nsid w:val="133621C2"/>
    <w:multiLevelType w:val="singleLevel"/>
    <w:tmpl w:val="133621C2"/>
    <w:lvl w:ilvl="0" w:tentative="0">
      <w:start w:val="1"/>
      <w:numFmt w:val="decimal"/>
      <w:suff w:val="nothing"/>
      <w:lvlText w:val="%1、"/>
      <w:lvlJc w:val="left"/>
    </w:lvl>
  </w:abstractNum>
  <w:abstractNum w:abstractNumId="19">
    <w:nsid w:val="15395515"/>
    <w:multiLevelType w:val="singleLevel"/>
    <w:tmpl w:val="15395515"/>
    <w:lvl w:ilvl="0" w:tentative="0">
      <w:start w:val="5"/>
      <w:numFmt w:val="chineseCounting"/>
      <w:suff w:val="nothing"/>
      <w:lvlText w:val="%1、"/>
      <w:lvlJc w:val="left"/>
      <w:rPr>
        <w:rFonts w:hint="eastAsia"/>
      </w:rPr>
    </w:lvl>
  </w:abstractNum>
  <w:abstractNum w:abstractNumId="20">
    <w:nsid w:val="161E2798"/>
    <w:multiLevelType w:val="singleLevel"/>
    <w:tmpl w:val="161E2798"/>
    <w:lvl w:ilvl="0" w:tentative="0">
      <w:start w:val="1"/>
      <w:numFmt w:val="decimal"/>
      <w:suff w:val="nothing"/>
      <w:lvlText w:val="%1）"/>
      <w:lvlJc w:val="left"/>
    </w:lvl>
  </w:abstractNum>
  <w:abstractNum w:abstractNumId="21">
    <w:nsid w:val="16D3212B"/>
    <w:multiLevelType w:val="singleLevel"/>
    <w:tmpl w:val="16D3212B"/>
    <w:lvl w:ilvl="0" w:tentative="0">
      <w:start w:val="1"/>
      <w:numFmt w:val="decimal"/>
      <w:suff w:val="nothing"/>
      <w:lvlText w:val="%1）"/>
      <w:lvlJc w:val="left"/>
    </w:lvl>
  </w:abstractNum>
  <w:abstractNum w:abstractNumId="22">
    <w:nsid w:val="1DE0D18F"/>
    <w:multiLevelType w:val="singleLevel"/>
    <w:tmpl w:val="1DE0D18F"/>
    <w:lvl w:ilvl="0" w:tentative="0">
      <w:start w:val="1"/>
      <w:numFmt w:val="bullet"/>
      <w:lvlText w:val=""/>
      <w:lvlJc w:val="left"/>
      <w:pPr>
        <w:ind w:left="420" w:hanging="420"/>
      </w:pPr>
      <w:rPr>
        <w:rFonts w:hint="default" w:ascii="Wingdings" w:hAnsi="Wingdings"/>
      </w:rPr>
    </w:lvl>
  </w:abstractNum>
  <w:abstractNum w:abstractNumId="23">
    <w:nsid w:val="27416C30"/>
    <w:multiLevelType w:val="singleLevel"/>
    <w:tmpl w:val="27416C30"/>
    <w:lvl w:ilvl="0" w:tentative="0">
      <w:start w:val="1"/>
      <w:numFmt w:val="decimal"/>
      <w:suff w:val="nothing"/>
      <w:lvlText w:val="%1）"/>
      <w:lvlJc w:val="left"/>
    </w:lvl>
  </w:abstractNum>
  <w:abstractNum w:abstractNumId="24">
    <w:nsid w:val="2C8F2D6F"/>
    <w:multiLevelType w:val="singleLevel"/>
    <w:tmpl w:val="2C8F2D6F"/>
    <w:lvl w:ilvl="0" w:tentative="0">
      <w:start w:val="6"/>
      <w:numFmt w:val="decimal"/>
      <w:suff w:val="nothing"/>
      <w:lvlText w:val="%1）"/>
      <w:lvlJc w:val="left"/>
    </w:lvl>
  </w:abstractNum>
  <w:abstractNum w:abstractNumId="25">
    <w:nsid w:val="318D823A"/>
    <w:multiLevelType w:val="singleLevel"/>
    <w:tmpl w:val="318D823A"/>
    <w:lvl w:ilvl="0" w:tentative="0">
      <w:start w:val="1"/>
      <w:numFmt w:val="decimal"/>
      <w:suff w:val="nothing"/>
      <w:lvlText w:val="（%1）"/>
      <w:lvlJc w:val="left"/>
    </w:lvl>
  </w:abstractNum>
  <w:abstractNum w:abstractNumId="26">
    <w:nsid w:val="3377678A"/>
    <w:multiLevelType w:val="singleLevel"/>
    <w:tmpl w:val="3377678A"/>
    <w:lvl w:ilvl="0" w:tentative="0">
      <w:start w:val="2"/>
      <w:numFmt w:val="decimal"/>
      <w:suff w:val="nothing"/>
      <w:lvlText w:val="%1）"/>
      <w:lvlJc w:val="left"/>
    </w:lvl>
  </w:abstractNum>
  <w:abstractNum w:abstractNumId="27">
    <w:nsid w:val="4E4922E8"/>
    <w:multiLevelType w:val="singleLevel"/>
    <w:tmpl w:val="4E4922E8"/>
    <w:lvl w:ilvl="0" w:tentative="0">
      <w:start w:val="1"/>
      <w:numFmt w:val="decimal"/>
      <w:lvlText w:val="(%1)"/>
      <w:lvlJc w:val="left"/>
      <w:pPr>
        <w:ind w:left="425" w:hanging="425"/>
      </w:pPr>
      <w:rPr>
        <w:rFonts w:hint="default"/>
      </w:rPr>
    </w:lvl>
  </w:abstractNum>
  <w:abstractNum w:abstractNumId="28">
    <w:nsid w:val="54E8AD7B"/>
    <w:multiLevelType w:val="singleLevel"/>
    <w:tmpl w:val="54E8AD7B"/>
    <w:lvl w:ilvl="0" w:tentative="0">
      <w:start w:val="1"/>
      <w:numFmt w:val="decimal"/>
      <w:suff w:val="nothing"/>
      <w:lvlText w:val="（%1）"/>
      <w:lvlJc w:val="left"/>
    </w:lvl>
  </w:abstractNum>
  <w:abstractNum w:abstractNumId="29">
    <w:nsid w:val="5E0FA358"/>
    <w:multiLevelType w:val="singleLevel"/>
    <w:tmpl w:val="5E0FA358"/>
    <w:lvl w:ilvl="0" w:tentative="0">
      <w:start w:val="1"/>
      <w:numFmt w:val="decimal"/>
      <w:suff w:val="nothing"/>
      <w:lvlText w:val="%1）"/>
      <w:lvlJc w:val="left"/>
    </w:lvl>
  </w:abstractNum>
  <w:abstractNum w:abstractNumId="30">
    <w:nsid w:val="61F22092"/>
    <w:multiLevelType w:val="singleLevel"/>
    <w:tmpl w:val="61F22092"/>
    <w:lvl w:ilvl="0" w:tentative="0">
      <w:start w:val="1"/>
      <w:numFmt w:val="bullet"/>
      <w:lvlText w:val=""/>
      <w:lvlJc w:val="left"/>
      <w:pPr>
        <w:ind w:left="420" w:hanging="420"/>
      </w:pPr>
      <w:rPr>
        <w:rFonts w:hint="default" w:ascii="Wingdings" w:hAnsi="Wingdings"/>
      </w:rPr>
    </w:lvl>
  </w:abstractNum>
  <w:abstractNum w:abstractNumId="31">
    <w:nsid w:val="686C324B"/>
    <w:multiLevelType w:val="singleLevel"/>
    <w:tmpl w:val="686C324B"/>
    <w:lvl w:ilvl="0" w:tentative="0">
      <w:start w:val="1"/>
      <w:numFmt w:val="decimal"/>
      <w:suff w:val="nothing"/>
      <w:lvlText w:val="（%1）"/>
      <w:lvlJc w:val="left"/>
    </w:lvl>
  </w:abstractNum>
  <w:abstractNum w:abstractNumId="32">
    <w:nsid w:val="6B63DB8A"/>
    <w:multiLevelType w:val="singleLevel"/>
    <w:tmpl w:val="6B63DB8A"/>
    <w:lvl w:ilvl="0" w:tentative="0">
      <w:start w:val="1"/>
      <w:numFmt w:val="decimal"/>
      <w:lvlText w:val="(%1)"/>
      <w:lvlJc w:val="left"/>
      <w:pPr>
        <w:ind w:left="425" w:hanging="425"/>
      </w:pPr>
      <w:rPr>
        <w:rFonts w:hint="default"/>
      </w:rPr>
    </w:lvl>
  </w:abstractNum>
  <w:abstractNum w:abstractNumId="33">
    <w:nsid w:val="6C54AF90"/>
    <w:multiLevelType w:val="singleLevel"/>
    <w:tmpl w:val="6C54AF90"/>
    <w:lvl w:ilvl="0" w:tentative="0">
      <w:start w:val="1"/>
      <w:numFmt w:val="bullet"/>
      <w:lvlText w:val=""/>
      <w:lvlJc w:val="left"/>
      <w:pPr>
        <w:ind w:left="420" w:hanging="420"/>
      </w:pPr>
      <w:rPr>
        <w:rFonts w:hint="default" w:ascii="Wingdings" w:hAnsi="Wingdings"/>
      </w:rPr>
    </w:lvl>
  </w:abstractNum>
  <w:abstractNum w:abstractNumId="34">
    <w:nsid w:val="7A82CA04"/>
    <w:multiLevelType w:val="singleLevel"/>
    <w:tmpl w:val="7A82CA04"/>
    <w:lvl w:ilvl="0" w:tentative="0">
      <w:start w:val="1"/>
      <w:numFmt w:val="decimalEnclosedCircleChinese"/>
      <w:suff w:val="nothing"/>
      <w:lvlText w:val="%1　"/>
      <w:lvlJc w:val="left"/>
      <w:pPr>
        <w:ind w:left="0" w:firstLine="400"/>
      </w:pPr>
      <w:rPr>
        <w:rFonts w:hint="eastAsia"/>
      </w:rPr>
    </w:lvl>
  </w:abstractNum>
  <w:abstractNum w:abstractNumId="35">
    <w:nsid w:val="7F63C02D"/>
    <w:multiLevelType w:val="singleLevel"/>
    <w:tmpl w:val="7F63C02D"/>
    <w:lvl w:ilvl="0" w:tentative="0">
      <w:start w:val="1"/>
      <w:numFmt w:val="decimalEnclosedCircleChinese"/>
      <w:suff w:val="nothing"/>
      <w:lvlText w:val="%1　"/>
      <w:lvlJc w:val="left"/>
      <w:pPr>
        <w:ind w:left="0" w:firstLine="400"/>
      </w:pPr>
      <w:rPr>
        <w:rFonts w:hint="eastAsia"/>
      </w:rPr>
    </w:lvl>
  </w:abstractNum>
  <w:num w:numId="1">
    <w:abstractNumId w:val="19"/>
  </w:num>
  <w:num w:numId="2">
    <w:abstractNumId w:val="18"/>
  </w:num>
  <w:num w:numId="3">
    <w:abstractNumId w:val="26"/>
  </w:num>
  <w:num w:numId="4">
    <w:abstractNumId w:val="20"/>
  </w:num>
  <w:num w:numId="5">
    <w:abstractNumId w:val="31"/>
  </w:num>
  <w:num w:numId="6">
    <w:abstractNumId w:val="34"/>
  </w:num>
  <w:num w:numId="7">
    <w:abstractNumId w:val="2"/>
  </w:num>
  <w:num w:numId="8">
    <w:abstractNumId w:val="25"/>
  </w:num>
  <w:num w:numId="9">
    <w:abstractNumId w:val="4"/>
  </w:num>
  <w:num w:numId="10">
    <w:abstractNumId w:val="6"/>
  </w:num>
  <w:num w:numId="11">
    <w:abstractNumId w:val="30"/>
  </w:num>
  <w:num w:numId="12">
    <w:abstractNumId w:val="13"/>
  </w:num>
  <w:num w:numId="13">
    <w:abstractNumId w:val="16"/>
  </w:num>
  <w:num w:numId="14">
    <w:abstractNumId w:val="22"/>
  </w:num>
  <w:num w:numId="15">
    <w:abstractNumId w:val="0"/>
  </w:num>
  <w:num w:numId="16">
    <w:abstractNumId w:val="32"/>
  </w:num>
  <w:num w:numId="17">
    <w:abstractNumId w:val="9"/>
  </w:num>
  <w:num w:numId="18">
    <w:abstractNumId w:val="29"/>
  </w:num>
  <w:num w:numId="19">
    <w:abstractNumId w:val="33"/>
  </w:num>
  <w:num w:numId="20">
    <w:abstractNumId w:val="17"/>
  </w:num>
  <w:num w:numId="21">
    <w:abstractNumId w:val="3"/>
  </w:num>
  <w:num w:numId="22">
    <w:abstractNumId w:val="1"/>
  </w:num>
  <w:num w:numId="23">
    <w:abstractNumId w:val="11"/>
  </w:num>
  <w:num w:numId="24">
    <w:abstractNumId w:val="28"/>
  </w:num>
  <w:num w:numId="25">
    <w:abstractNumId w:val="12"/>
  </w:num>
  <w:num w:numId="26">
    <w:abstractNumId w:val="15"/>
  </w:num>
  <w:num w:numId="27">
    <w:abstractNumId w:val="5"/>
  </w:num>
  <w:num w:numId="28">
    <w:abstractNumId w:val="21"/>
  </w:num>
  <w:num w:numId="29">
    <w:abstractNumId w:val="27"/>
  </w:num>
  <w:num w:numId="30">
    <w:abstractNumId w:val="35"/>
  </w:num>
  <w:num w:numId="31">
    <w:abstractNumId w:val="14"/>
  </w:num>
  <w:num w:numId="32">
    <w:abstractNumId w:val="23"/>
  </w:num>
  <w:num w:numId="33">
    <w:abstractNumId w:val="10"/>
  </w:num>
  <w:num w:numId="34">
    <w:abstractNumId w:val="8"/>
  </w:num>
  <w:num w:numId="35">
    <w:abstractNumId w:val="7"/>
  </w:num>
  <w:num w:numId="36">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小闻">
    <w15:presenceInfo w15:providerId="WPS Office" w15:userId="34998164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85A"/>
    <w:rsid w:val="00004127"/>
    <w:rsid w:val="00025485"/>
    <w:rsid w:val="0004388E"/>
    <w:rsid w:val="00050364"/>
    <w:rsid w:val="00057612"/>
    <w:rsid w:val="00065298"/>
    <w:rsid w:val="00081E0B"/>
    <w:rsid w:val="000822E9"/>
    <w:rsid w:val="000A1DE4"/>
    <w:rsid w:val="000B0F60"/>
    <w:rsid w:val="000B4480"/>
    <w:rsid w:val="000E068D"/>
    <w:rsid w:val="000E18EE"/>
    <w:rsid w:val="000F0199"/>
    <w:rsid w:val="000F0C9A"/>
    <w:rsid w:val="001021D0"/>
    <w:rsid w:val="00102375"/>
    <w:rsid w:val="00102B55"/>
    <w:rsid w:val="00111090"/>
    <w:rsid w:val="0014373C"/>
    <w:rsid w:val="0014399E"/>
    <w:rsid w:val="001520CE"/>
    <w:rsid w:val="0015523C"/>
    <w:rsid w:val="00191828"/>
    <w:rsid w:val="001A2215"/>
    <w:rsid w:val="001B24FB"/>
    <w:rsid w:val="001C787F"/>
    <w:rsid w:val="001E770D"/>
    <w:rsid w:val="001F3094"/>
    <w:rsid w:val="001F4810"/>
    <w:rsid w:val="001F4F53"/>
    <w:rsid w:val="00201533"/>
    <w:rsid w:val="00212418"/>
    <w:rsid w:val="00216CB5"/>
    <w:rsid w:val="00217B02"/>
    <w:rsid w:val="00223086"/>
    <w:rsid w:val="00227E77"/>
    <w:rsid w:val="002336B7"/>
    <w:rsid w:val="00234AE5"/>
    <w:rsid w:val="0025004F"/>
    <w:rsid w:val="00252974"/>
    <w:rsid w:val="002A4275"/>
    <w:rsid w:val="002B7B97"/>
    <w:rsid w:val="002C0489"/>
    <w:rsid w:val="002C0745"/>
    <w:rsid w:val="002E6C5D"/>
    <w:rsid w:val="003208E4"/>
    <w:rsid w:val="0032698B"/>
    <w:rsid w:val="003403E5"/>
    <w:rsid w:val="00344AA4"/>
    <w:rsid w:val="003A4988"/>
    <w:rsid w:val="003A6B9B"/>
    <w:rsid w:val="003B5655"/>
    <w:rsid w:val="003C5811"/>
    <w:rsid w:val="003D4952"/>
    <w:rsid w:val="003F06E9"/>
    <w:rsid w:val="00406391"/>
    <w:rsid w:val="004153C7"/>
    <w:rsid w:val="00415A3B"/>
    <w:rsid w:val="004545CB"/>
    <w:rsid w:val="004740C0"/>
    <w:rsid w:val="00496AE4"/>
    <w:rsid w:val="004A3DDA"/>
    <w:rsid w:val="004C3B88"/>
    <w:rsid w:val="004D2FB2"/>
    <w:rsid w:val="004D4337"/>
    <w:rsid w:val="004D7F51"/>
    <w:rsid w:val="004E0718"/>
    <w:rsid w:val="004E5C31"/>
    <w:rsid w:val="00503D1C"/>
    <w:rsid w:val="00507910"/>
    <w:rsid w:val="0051535D"/>
    <w:rsid w:val="00520BB0"/>
    <w:rsid w:val="005211AB"/>
    <w:rsid w:val="0052252E"/>
    <w:rsid w:val="00546F0C"/>
    <w:rsid w:val="005476EF"/>
    <w:rsid w:val="005612F8"/>
    <w:rsid w:val="005A0D1F"/>
    <w:rsid w:val="005A6979"/>
    <w:rsid w:val="005B4196"/>
    <w:rsid w:val="005C0DA2"/>
    <w:rsid w:val="005C3157"/>
    <w:rsid w:val="005D5F8D"/>
    <w:rsid w:val="00633DA9"/>
    <w:rsid w:val="00661443"/>
    <w:rsid w:val="006636F7"/>
    <w:rsid w:val="006B6313"/>
    <w:rsid w:val="006C756A"/>
    <w:rsid w:val="006F1DAE"/>
    <w:rsid w:val="00711A54"/>
    <w:rsid w:val="007156FF"/>
    <w:rsid w:val="007259AA"/>
    <w:rsid w:val="00741AEF"/>
    <w:rsid w:val="0074652E"/>
    <w:rsid w:val="007614EA"/>
    <w:rsid w:val="0077097B"/>
    <w:rsid w:val="00786AAB"/>
    <w:rsid w:val="00793BFB"/>
    <w:rsid w:val="00794D44"/>
    <w:rsid w:val="007A0653"/>
    <w:rsid w:val="007F1FBC"/>
    <w:rsid w:val="007F5900"/>
    <w:rsid w:val="008112AA"/>
    <w:rsid w:val="00817A89"/>
    <w:rsid w:val="00821E0E"/>
    <w:rsid w:val="00822EAB"/>
    <w:rsid w:val="00843805"/>
    <w:rsid w:val="00846EB9"/>
    <w:rsid w:val="0085090D"/>
    <w:rsid w:val="00856C1C"/>
    <w:rsid w:val="00862ED4"/>
    <w:rsid w:val="008861D8"/>
    <w:rsid w:val="00886BC2"/>
    <w:rsid w:val="00890035"/>
    <w:rsid w:val="00890C76"/>
    <w:rsid w:val="008932C7"/>
    <w:rsid w:val="008A6332"/>
    <w:rsid w:val="008B7252"/>
    <w:rsid w:val="008D152A"/>
    <w:rsid w:val="008E70CE"/>
    <w:rsid w:val="009001AE"/>
    <w:rsid w:val="00945B0C"/>
    <w:rsid w:val="00945DB7"/>
    <w:rsid w:val="00946D80"/>
    <w:rsid w:val="00961198"/>
    <w:rsid w:val="0096213D"/>
    <w:rsid w:val="00962359"/>
    <w:rsid w:val="00965126"/>
    <w:rsid w:val="00965F35"/>
    <w:rsid w:val="009808A4"/>
    <w:rsid w:val="009869B8"/>
    <w:rsid w:val="009971A0"/>
    <w:rsid w:val="009A57FF"/>
    <w:rsid w:val="009B11FC"/>
    <w:rsid w:val="009B3182"/>
    <w:rsid w:val="009B57F1"/>
    <w:rsid w:val="009D3CFC"/>
    <w:rsid w:val="009F233A"/>
    <w:rsid w:val="00A30A85"/>
    <w:rsid w:val="00A31C5C"/>
    <w:rsid w:val="00A33EDA"/>
    <w:rsid w:val="00A37B04"/>
    <w:rsid w:val="00A43A6C"/>
    <w:rsid w:val="00A81C36"/>
    <w:rsid w:val="00A82AC5"/>
    <w:rsid w:val="00A95808"/>
    <w:rsid w:val="00AA2323"/>
    <w:rsid w:val="00AA43E4"/>
    <w:rsid w:val="00AA5105"/>
    <w:rsid w:val="00AB3007"/>
    <w:rsid w:val="00AC0C5C"/>
    <w:rsid w:val="00AC6EBE"/>
    <w:rsid w:val="00AD299C"/>
    <w:rsid w:val="00AD2CA7"/>
    <w:rsid w:val="00AD7D1A"/>
    <w:rsid w:val="00B038DE"/>
    <w:rsid w:val="00B20361"/>
    <w:rsid w:val="00B236EB"/>
    <w:rsid w:val="00B35887"/>
    <w:rsid w:val="00B36FC9"/>
    <w:rsid w:val="00B558CC"/>
    <w:rsid w:val="00B65D9E"/>
    <w:rsid w:val="00B741E3"/>
    <w:rsid w:val="00B80831"/>
    <w:rsid w:val="00BB2499"/>
    <w:rsid w:val="00BD2D17"/>
    <w:rsid w:val="00BE3CA5"/>
    <w:rsid w:val="00C05403"/>
    <w:rsid w:val="00C149B4"/>
    <w:rsid w:val="00C15539"/>
    <w:rsid w:val="00C22DEB"/>
    <w:rsid w:val="00C2636F"/>
    <w:rsid w:val="00C44786"/>
    <w:rsid w:val="00C47928"/>
    <w:rsid w:val="00C577C1"/>
    <w:rsid w:val="00C57BFC"/>
    <w:rsid w:val="00C57D3B"/>
    <w:rsid w:val="00C71495"/>
    <w:rsid w:val="00C97AE8"/>
    <w:rsid w:val="00CA5E59"/>
    <w:rsid w:val="00CB387D"/>
    <w:rsid w:val="00CC5EB6"/>
    <w:rsid w:val="00CD353A"/>
    <w:rsid w:val="00CD6A42"/>
    <w:rsid w:val="00CE1E63"/>
    <w:rsid w:val="00CE5DED"/>
    <w:rsid w:val="00CF319E"/>
    <w:rsid w:val="00D06101"/>
    <w:rsid w:val="00D0778D"/>
    <w:rsid w:val="00D14B31"/>
    <w:rsid w:val="00D17D79"/>
    <w:rsid w:val="00D274C4"/>
    <w:rsid w:val="00D27AA1"/>
    <w:rsid w:val="00D3185A"/>
    <w:rsid w:val="00D677C6"/>
    <w:rsid w:val="00D72DF9"/>
    <w:rsid w:val="00DA1041"/>
    <w:rsid w:val="00DA7A70"/>
    <w:rsid w:val="00DB784E"/>
    <w:rsid w:val="00DC03FB"/>
    <w:rsid w:val="00DC13FF"/>
    <w:rsid w:val="00DC25B7"/>
    <w:rsid w:val="00DC6163"/>
    <w:rsid w:val="00DD2E8E"/>
    <w:rsid w:val="00DE101E"/>
    <w:rsid w:val="00DE3B4A"/>
    <w:rsid w:val="00DF272F"/>
    <w:rsid w:val="00E02065"/>
    <w:rsid w:val="00E146B6"/>
    <w:rsid w:val="00E167CB"/>
    <w:rsid w:val="00E20B97"/>
    <w:rsid w:val="00E2147E"/>
    <w:rsid w:val="00E23821"/>
    <w:rsid w:val="00E239AD"/>
    <w:rsid w:val="00E30FE0"/>
    <w:rsid w:val="00E33F5E"/>
    <w:rsid w:val="00E47D9C"/>
    <w:rsid w:val="00E564AE"/>
    <w:rsid w:val="00E65F91"/>
    <w:rsid w:val="00E9052D"/>
    <w:rsid w:val="00E9643D"/>
    <w:rsid w:val="00EA60DD"/>
    <w:rsid w:val="00EB1082"/>
    <w:rsid w:val="00EB7381"/>
    <w:rsid w:val="00EC2711"/>
    <w:rsid w:val="00EF437F"/>
    <w:rsid w:val="00EF5AC0"/>
    <w:rsid w:val="00F03C06"/>
    <w:rsid w:val="00F21714"/>
    <w:rsid w:val="00F34448"/>
    <w:rsid w:val="00F44B56"/>
    <w:rsid w:val="00F54871"/>
    <w:rsid w:val="00F67A82"/>
    <w:rsid w:val="00F749D1"/>
    <w:rsid w:val="00F85EA4"/>
    <w:rsid w:val="00F86494"/>
    <w:rsid w:val="00F902DE"/>
    <w:rsid w:val="00F97A9F"/>
    <w:rsid w:val="00FA3ECB"/>
    <w:rsid w:val="00FA58B8"/>
    <w:rsid w:val="00FC032B"/>
    <w:rsid w:val="00FC5AD1"/>
    <w:rsid w:val="00FD5113"/>
    <w:rsid w:val="00FD596D"/>
    <w:rsid w:val="00FF0120"/>
    <w:rsid w:val="00FF3E55"/>
    <w:rsid w:val="00FF692E"/>
    <w:rsid w:val="014B0970"/>
    <w:rsid w:val="018826E3"/>
    <w:rsid w:val="01EC35E2"/>
    <w:rsid w:val="02541696"/>
    <w:rsid w:val="0259503A"/>
    <w:rsid w:val="02A44330"/>
    <w:rsid w:val="03A96DB1"/>
    <w:rsid w:val="03AE44E2"/>
    <w:rsid w:val="03FC4999"/>
    <w:rsid w:val="04403981"/>
    <w:rsid w:val="04A2393C"/>
    <w:rsid w:val="04A558BB"/>
    <w:rsid w:val="04C328D0"/>
    <w:rsid w:val="04DC393D"/>
    <w:rsid w:val="05114AC4"/>
    <w:rsid w:val="056051B8"/>
    <w:rsid w:val="060B7D70"/>
    <w:rsid w:val="06124555"/>
    <w:rsid w:val="06353CF5"/>
    <w:rsid w:val="0636017D"/>
    <w:rsid w:val="06AF492C"/>
    <w:rsid w:val="06C54EF1"/>
    <w:rsid w:val="06EC31A1"/>
    <w:rsid w:val="06F43BF0"/>
    <w:rsid w:val="07000BF4"/>
    <w:rsid w:val="0704086C"/>
    <w:rsid w:val="07D72FB6"/>
    <w:rsid w:val="08A47A68"/>
    <w:rsid w:val="08AD2A9C"/>
    <w:rsid w:val="08DB22E6"/>
    <w:rsid w:val="0912760E"/>
    <w:rsid w:val="092D36E3"/>
    <w:rsid w:val="093A7A31"/>
    <w:rsid w:val="099A6565"/>
    <w:rsid w:val="0A1E538D"/>
    <w:rsid w:val="0A20070A"/>
    <w:rsid w:val="0A7E18A7"/>
    <w:rsid w:val="0AA93044"/>
    <w:rsid w:val="0AB20E78"/>
    <w:rsid w:val="0AB71727"/>
    <w:rsid w:val="0AC64831"/>
    <w:rsid w:val="0ACF54E2"/>
    <w:rsid w:val="0B115307"/>
    <w:rsid w:val="0B5F7069"/>
    <w:rsid w:val="0B6A62E3"/>
    <w:rsid w:val="0BA35C0F"/>
    <w:rsid w:val="0BB03C7B"/>
    <w:rsid w:val="0BE75932"/>
    <w:rsid w:val="0BF87559"/>
    <w:rsid w:val="0C6E72B0"/>
    <w:rsid w:val="0D237A1B"/>
    <w:rsid w:val="0D2725F4"/>
    <w:rsid w:val="0D386684"/>
    <w:rsid w:val="0E2128D1"/>
    <w:rsid w:val="0E791E8F"/>
    <w:rsid w:val="0E7E60E0"/>
    <w:rsid w:val="0F6A2011"/>
    <w:rsid w:val="0F8972A2"/>
    <w:rsid w:val="0FFA2592"/>
    <w:rsid w:val="10511564"/>
    <w:rsid w:val="105B2764"/>
    <w:rsid w:val="109F0F57"/>
    <w:rsid w:val="10CE20B1"/>
    <w:rsid w:val="10F675C7"/>
    <w:rsid w:val="1139572E"/>
    <w:rsid w:val="1199023C"/>
    <w:rsid w:val="11B80198"/>
    <w:rsid w:val="123157A5"/>
    <w:rsid w:val="124C00A6"/>
    <w:rsid w:val="126C1FC8"/>
    <w:rsid w:val="128E69D1"/>
    <w:rsid w:val="1299385E"/>
    <w:rsid w:val="12C21BBE"/>
    <w:rsid w:val="13417C36"/>
    <w:rsid w:val="1354171F"/>
    <w:rsid w:val="13650FE2"/>
    <w:rsid w:val="13B33F58"/>
    <w:rsid w:val="13EC15C4"/>
    <w:rsid w:val="14022E0C"/>
    <w:rsid w:val="142E7BCE"/>
    <w:rsid w:val="14915A68"/>
    <w:rsid w:val="14DC56C2"/>
    <w:rsid w:val="151C1BA3"/>
    <w:rsid w:val="155B44B6"/>
    <w:rsid w:val="156928C9"/>
    <w:rsid w:val="15D039B6"/>
    <w:rsid w:val="160B44DE"/>
    <w:rsid w:val="16202666"/>
    <w:rsid w:val="162934C2"/>
    <w:rsid w:val="16CB3F8D"/>
    <w:rsid w:val="16E73993"/>
    <w:rsid w:val="18200880"/>
    <w:rsid w:val="1845623A"/>
    <w:rsid w:val="188B27E1"/>
    <w:rsid w:val="18901944"/>
    <w:rsid w:val="191144A1"/>
    <w:rsid w:val="198E5ED2"/>
    <w:rsid w:val="1A573F46"/>
    <w:rsid w:val="1A6374B3"/>
    <w:rsid w:val="1A910EA6"/>
    <w:rsid w:val="1AB92DFA"/>
    <w:rsid w:val="1AE83670"/>
    <w:rsid w:val="1AEA5FC1"/>
    <w:rsid w:val="1B144499"/>
    <w:rsid w:val="1B5C349A"/>
    <w:rsid w:val="1BA34642"/>
    <w:rsid w:val="1BE204A6"/>
    <w:rsid w:val="1D442EDC"/>
    <w:rsid w:val="1D593A90"/>
    <w:rsid w:val="1D826780"/>
    <w:rsid w:val="1D9B63A4"/>
    <w:rsid w:val="1DD8525A"/>
    <w:rsid w:val="1DFC1F29"/>
    <w:rsid w:val="1E1C361C"/>
    <w:rsid w:val="1E5D5B9B"/>
    <w:rsid w:val="1EBF7284"/>
    <w:rsid w:val="1EC93214"/>
    <w:rsid w:val="1F3408F2"/>
    <w:rsid w:val="1F89499D"/>
    <w:rsid w:val="1F9F3C53"/>
    <w:rsid w:val="1FCF2A6F"/>
    <w:rsid w:val="1FE236C6"/>
    <w:rsid w:val="1FFD1A6D"/>
    <w:rsid w:val="201C1288"/>
    <w:rsid w:val="20267933"/>
    <w:rsid w:val="202E15C2"/>
    <w:rsid w:val="20362870"/>
    <w:rsid w:val="20391BC3"/>
    <w:rsid w:val="20412993"/>
    <w:rsid w:val="20BE2B37"/>
    <w:rsid w:val="20C828DC"/>
    <w:rsid w:val="213F288A"/>
    <w:rsid w:val="217F04D2"/>
    <w:rsid w:val="21814DAB"/>
    <w:rsid w:val="219A0EBF"/>
    <w:rsid w:val="21A90317"/>
    <w:rsid w:val="22220D07"/>
    <w:rsid w:val="22B2060D"/>
    <w:rsid w:val="22C640EE"/>
    <w:rsid w:val="23272117"/>
    <w:rsid w:val="23341330"/>
    <w:rsid w:val="235B7C00"/>
    <w:rsid w:val="235C6666"/>
    <w:rsid w:val="235F4496"/>
    <w:rsid w:val="237A49F6"/>
    <w:rsid w:val="239D6C09"/>
    <w:rsid w:val="23C91822"/>
    <w:rsid w:val="23CD2A7B"/>
    <w:rsid w:val="23E348D3"/>
    <w:rsid w:val="24464ACC"/>
    <w:rsid w:val="24482412"/>
    <w:rsid w:val="2454085B"/>
    <w:rsid w:val="246251F3"/>
    <w:rsid w:val="24830A64"/>
    <w:rsid w:val="24B1297B"/>
    <w:rsid w:val="24C40A31"/>
    <w:rsid w:val="257F1876"/>
    <w:rsid w:val="25821BBE"/>
    <w:rsid w:val="25F15091"/>
    <w:rsid w:val="26D04748"/>
    <w:rsid w:val="26F20027"/>
    <w:rsid w:val="27491276"/>
    <w:rsid w:val="27974844"/>
    <w:rsid w:val="27D332A4"/>
    <w:rsid w:val="28065F0B"/>
    <w:rsid w:val="281A2FB8"/>
    <w:rsid w:val="28967440"/>
    <w:rsid w:val="2922311D"/>
    <w:rsid w:val="29637D0A"/>
    <w:rsid w:val="296623ED"/>
    <w:rsid w:val="29794EC0"/>
    <w:rsid w:val="298D0167"/>
    <w:rsid w:val="29966557"/>
    <w:rsid w:val="29F3163E"/>
    <w:rsid w:val="2A2F02C5"/>
    <w:rsid w:val="2A350980"/>
    <w:rsid w:val="2A4C43C9"/>
    <w:rsid w:val="2A6B6AE9"/>
    <w:rsid w:val="2A8915F4"/>
    <w:rsid w:val="2A920B62"/>
    <w:rsid w:val="2AE8095C"/>
    <w:rsid w:val="2AFD00FB"/>
    <w:rsid w:val="2B065279"/>
    <w:rsid w:val="2B1C7E66"/>
    <w:rsid w:val="2BA16F62"/>
    <w:rsid w:val="2BB75A28"/>
    <w:rsid w:val="2C554799"/>
    <w:rsid w:val="2C7476CB"/>
    <w:rsid w:val="2C8E4F8D"/>
    <w:rsid w:val="2CB9491B"/>
    <w:rsid w:val="2D2229DD"/>
    <w:rsid w:val="2D281026"/>
    <w:rsid w:val="2D2B5A1B"/>
    <w:rsid w:val="2DA3471E"/>
    <w:rsid w:val="2DEC1CEC"/>
    <w:rsid w:val="2DF83A4D"/>
    <w:rsid w:val="2E243A7B"/>
    <w:rsid w:val="2EAE0F1B"/>
    <w:rsid w:val="2F2904F6"/>
    <w:rsid w:val="2F697680"/>
    <w:rsid w:val="2F7B5BB6"/>
    <w:rsid w:val="2FC34C09"/>
    <w:rsid w:val="2FEC3E10"/>
    <w:rsid w:val="30211B41"/>
    <w:rsid w:val="302C1CEB"/>
    <w:rsid w:val="30CE02C7"/>
    <w:rsid w:val="30DB6826"/>
    <w:rsid w:val="30E85993"/>
    <w:rsid w:val="31151298"/>
    <w:rsid w:val="312D620B"/>
    <w:rsid w:val="312E5160"/>
    <w:rsid w:val="314E6F5A"/>
    <w:rsid w:val="316626B5"/>
    <w:rsid w:val="31674B4D"/>
    <w:rsid w:val="31AD52BF"/>
    <w:rsid w:val="31B45ECF"/>
    <w:rsid w:val="31C55216"/>
    <w:rsid w:val="31CC3970"/>
    <w:rsid w:val="31E868F7"/>
    <w:rsid w:val="32677D4C"/>
    <w:rsid w:val="32BD6336"/>
    <w:rsid w:val="32F058B9"/>
    <w:rsid w:val="3319314A"/>
    <w:rsid w:val="33211D31"/>
    <w:rsid w:val="33237360"/>
    <w:rsid w:val="332B0833"/>
    <w:rsid w:val="33A01959"/>
    <w:rsid w:val="33AC5064"/>
    <w:rsid w:val="33E54058"/>
    <w:rsid w:val="344A16FB"/>
    <w:rsid w:val="344B118C"/>
    <w:rsid w:val="347D7559"/>
    <w:rsid w:val="34991624"/>
    <w:rsid w:val="34AF7447"/>
    <w:rsid w:val="34C07B36"/>
    <w:rsid w:val="34CA3CE9"/>
    <w:rsid w:val="353826DE"/>
    <w:rsid w:val="3550759E"/>
    <w:rsid w:val="3563778F"/>
    <w:rsid w:val="35FA1D6F"/>
    <w:rsid w:val="36276429"/>
    <w:rsid w:val="365177DD"/>
    <w:rsid w:val="36CB48CF"/>
    <w:rsid w:val="36F85D44"/>
    <w:rsid w:val="370617FD"/>
    <w:rsid w:val="370B4A4F"/>
    <w:rsid w:val="373C631E"/>
    <w:rsid w:val="3760497F"/>
    <w:rsid w:val="38453C77"/>
    <w:rsid w:val="38746BAC"/>
    <w:rsid w:val="38B40356"/>
    <w:rsid w:val="38D539D2"/>
    <w:rsid w:val="38E85EB4"/>
    <w:rsid w:val="38F434FE"/>
    <w:rsid w:val="392202A4"/>
    <w:rsid w:val="395E10A7"/>
    <w:rsid w:val="396F4AE7"/>
    <w:rsid w:val="39A17EAB"/>
    <w:rsid w:val="39DA140F"/>
    <w:rsid w:val="39F1528C"/>
    <w:rsid w:val="39F5475C"/>
    <w:rsid w:val="3A02369D"/>
    <w:rsid w:val="3A10737E"/>
    <w:rsid w:val="3A690020"/>
    <w:rsid w:val="3A690C9C"/>
    <w:rsid w:val="3A97415E"/>
    <w:rsid w:val="3AE8513D"/>
    <w:rsid w:val="3B3A7CE8"/>
    <w:rsid w:val="3B7C7FF1"/>
    <w:rsid w:val="3BB7424B"/>
    <w:rsid w:val="3C3D37F4"/>
    <w:rsid w:val="3C856E82"/>
    <w:rsid w:val="3CFB406F"/>
    <w:rsid w:val="3D0A48C5"/>
    <w:rsid w:val="3D160426"/>
    <w:rsid w:val="3D195B4A"/>
    <w:rsid w:val="3D6A54B9"/>
    <w:rsid w:val="3D805D61"/>
    <w:rsid w:val="3D9C7D30"/>
    <w:rsid w:val="3D9D7C89"/>
    <w:rsid w:val="3DAF3883"/>
    <w:rsid w:val="3E2648A5"/>
    <w:rsid w:val="3E275620"/>
    <w:rsid w:val="3E44235B"/>
    <w:rsid w:val="3E7F0ADC"/>
    <w:rsid w:val="3E8F55D5"/>
    <w:rsid w:val="3EA5593E"/>
    <w:rsid w:val="3EB20FBE"/>
    <w:rsid w:val="3F15376B"/>
    <w:rsid w:val="3F35087A"/>
    <w:rsid w:val="3F374331"/>
    <w:rsid w:val="3F432447"/>
    <w:rsid w:val="3F6C37A9"/>
    <w:rsid w:val="3FAC50C0"/>
    <w:rsid w:val="3FE663F1"/>
    <w:rsid w:val="3FED2D55"/>
    <w:rsid w:val="40076E6B"/>
    <w:rsid w:val="40624CE3"/>
    <w:rsid w:val="406E5B9D"/>
    <w:rsid w:val="40B56B5C"/>
    <w:rsid w:val="40BE452F"/>
    <w:rsid w:val="41135B81"/>
    <w:rsid w:val="413B230B"/>
    <w:rsid w:val="41953741"/>
    <w:rsid w:val="41A622DF"/>
    <w:rsid w:val="41BA23A2"/>
    <w:rsid w:val="41FE40CA"/>
    <w:rsid w:val="42084FAD"/>
    <w:rsid w:val="422034CE"/>
    <w:rsid w:val="426F5E54"/>
    <w:rsid w:val="42A95665"/>
    <w:rsid w:val="42F0377B"/>
    <w:rsid w:val="42FC67C8"/>
    <w:rsid w:val="43241374"/>
    <w:rsid w:val="437D1A3B"/>
    <w:rsid w:val="43EC68A2"/>
    <w:rsid w:val="441366E2"/>
    <w:rsid w:val="445965DA"/>
    <w:rsid w:val="4473441F"/>
    <w:rsid w:val="448418F1"/>
    <w:rsid w:val="44A178A8"/>
    <w:rsid w:val="44A2466A"/>
    <w:rsid w:val="44A92504"/>
    <w:rsid w:val="45042C75"/>
    <w:rsid w:val="450A0C27"/>
    <w:rsid w:val="455A25F3"/>
    <w:rsid w:val="4603505A"/>
    <w:rsid w:val="461C19C6"/>
    <w:rsid w:val="462D6363"/>
    <w:rsid w:val="467664E3"/>
    <w:rsid w:val="468C799F"/>
    <w:rsid w:val="46A31D73"/>
    <w:rsid w:val="46AF3F84"/>
    <w:rsid w:val="46E31C8B"/>
    <w:rsid w:val="472C42A7"/>
    <w:rsid w:val="473B0E8C"/>
    <w:rsid w:val="473F5E18"/>
    <w:rsid w:val="47542D6E"/>
    <w:rsid w:val="47595FCC"/>
    <w:rsid w:val="47850CB4"/>
    <w:rsid w:val="478F4894"/>
    <w:rsid w:val="47EB1212"/>
    <w:rsid w:val="48051618"/>
    <w:rsid w:val="48102728"/>
    <w:rsid w:val="48F75AF8"/>
    <w:rsid w:val="499E686A"/>
    <w:rsid w:val="49A969F4"/>
    <w:rsid w:val="4A13737E"/>
    <w:rsid w:val="4A3F2691"/>
    <w:rsid w:val="4A596569"/>
    <w:rsid w:val="4A8803AD"/>
    <w:rsid w:val="4A906CEC"/>
    <w:rsid w:val="4AE14CF4"/>
    <w:rsid w:val="4B044EDE"/>
    <w:rsid w:val="4B363F8F"/>
    <w:rsid w:val="4B386084"/>
    <w:rsid w:val="4B6F4EE2"/>
    <w:rsid w:val="4B7D2FBC"/>
    <w:rsid w:val="4B94077F"/>
    <w:rsid w:val="4C265291"/>
    <w:rsid w:val="4C460F46"/>
    <w:rsid w:val="4D0B43A9"/>
    <w:rsid w:val="4D1B3B06"/>
    <w:rsid w:val="4D222423"/>
    <w:rsid w:val="4DB304C8"/>
    <w:rsid w:val="4DEE059D"/>
    <w:rsid w:val="4E2039BD"/>
    <w:rsid w:val="4E263491"/>
    <w:rsid w:val="4E4D2BD1"/>
    <w:rsid w:val="4E6C3A50"/>
    <w:rsid w:val="4E970EE5"/>
    <w:rsid w:val="4EA15CC9"/>
    <w:rsid w:val="4EAF716E"/>
    <w:rsid w:val="4F0E4C9B"/>
    <w:rsid w:val="50AB6ED8"/>
    <w:rsid w:val="51700239"/>
    <w:rsid w:val="51721835"/>
    <w:rsid w:val="51787DF6"/>
    <w:rsid w:val="51842127"/>
    <w:rsid w:val="51997AB1"/>
    <w:rsid w:val="51AD662E"/>
    <w:rsid w:val="51E00C13"/>
    <w:rsid w:val="520C1EA4"/>
    <w:rsid w:val="520E0052"/>
    <w:rsid w:val="523D3E77"/>
    <w:rsid w:val="526E3D3F"/>
    <w:rsid w:val="52A56E9D"/>
    <w:rsid w:val="52B1554E"/>
    <w:rsid w:val="52B314A5"/>
    <w:rsid w:val="52B62DEF"/>
    <w:rsid w:val="53170358"/>
    <w:rsid w:val="534B75AE"/>
    <w:rsid w:val="53865D61"/>
    <w:rsid w:val="53D17BA4"/>
    <w:rsid w:val="53D662DA"/>
    <w:rsid w:val="541B75AB"/>
    <w:rsid w:val="547663E5"/>
    <w:rsid w:val="54BB0C51"/>
    <w:rsid w:val="54E21F35"/>
    <w:rsid w:val="556D31F0"/>
    <w:rsid w:val="55734B75"/>
    <w:rsid w:val="56533076"/>
    <w:rsid w:val="567358F8"/>
    <w:rsid w:val="56872AE1"/>
    <w:rsid w:val="56926762"/>
    <w:rsid w:val="569A19FA"/>
    <w:rsid w:val="56CB6FFB"/>
    <w:rsid w:val="56E77FFF"/>
    <w:rsid w:val="570E44EB"/>
    <w:rsid w:val="574B0AFC"/>
    <w:rsid w:val="57795240"/>
    <w:rsid w:val="577A2097"/>
    <w:rsid w:val="57CE16D7"/>
    <w:rsid w:val="59171813"/>
    <w:rsid w:val="59527076"/>
    <w:rsid w:val="597E5572"/>
    <w:rsid w:val="59A56004"/>
    <w:rsid w:val="59FF459F"/>
    <w:rsid w:val="5A0E0E72"/>
    <w:rsid w:val="5A1D3058"/>
    <w:rsid w:val="5A2B5496"/>
    <w:rsid w:val="5A3262D5"/>
    <w:rsid w:val="5A3C08D7"/>
    <w:rsid w:val="5A767CB6"/>
    <w:rsid w:val="5A7E6CF9"/>
    <w:rsid w:val="5A941158"/>
    <w:rsid w:val="5B6B1525"/>
    <w:rsid w:val="5BBB18AB"/>
    <w:rsid w:val="5C0C3D85"/>
    <w:rsid w:val="5C12486F"/>
    <w:rsid w:val="5C2C1A10"/>
    <w:rsid w:val="5C300124"/>
    <w:rsid w:val="5CBF4A96"/>
    <w:rsid w:val="5CFB20A6"/>
    <w:rsid w:val="5E3B7470"/>
    <w:rsid w:val="5E6A5BCD"/>
    <w:rsid w:val="5EF06195"/>
    <w:rsid w:val="5F8A5F08"/>
    <w:rsid w:val="5FD058C2"/>
    <w:rsid w:val="601C74D5"/>
    <w:rsid w:val="608F4D27"/>
    <w:rsid w:val="60A601FA"/>
    <w:rsid w:val="60AA1055"/>
    <w:rsid w:val="614E36E1"/>
    <w:rsid w:val="61ED182C"/>
    <w:rsid w:val="61FE08D5"/>
    <w:rsid w:val="6223609A"/>
    <w:rsid w:val="62283DAA"/>
    <w:rsid w:val="623C66E7"/>
    <w:rsid w:val="624479C3"/>
    <w:rsid w:val="626275D8"/>
    <w:rsid w:val="62707DC5"/>
    <w:rsid w:val="627F59A5"/>
    <w:rsid w:val="62A21412"/>
    <w:rsid w:val="62A82D76"/>
    <w:rsid w:val="62BE7EA7"/>
    <w:rsid w:val="635F02EA"/>
    <w:rsid w:val="63841054"/>
    <w:rsid w:val="63B13561"/>
    <w:rsid w:val="63C55635"/>
    <w:rsid w:val="63C963DF"/>
    <w:rsid w:val="63DF0EF7"/>
    <w:rsid w:val="640C05FF"/>
    <w:rsid w:val="646D4926"/>
    <w:rsid w:val="648167C3"/>
    <w:rsid w:val="6522501E"/>
    <w:rsid w:val="65350985"/>
    <w:rsid w:val="65430DC9"/>
    <w:rsid w:val="656024C0"/>
    <w:rsid w:val="65A94193"/>
    <w:rsid w:val="65E411F1"/>
    <w:rsid w:val="660E2257"/>
    <w:rsid w:val="660F7675"/>
    <w:rsid w:val="666F7DA0"/>
    <w:rsid w:val="66A621E7"/>
    <w:rsid w:val="66B42D8C"/>
    <w:rsid w:val="66BC41EF"/>
    <w:rsid w:val="66FD27CD"/>
    <w:rsid w:val="67461259"/>
    <w:rsid w:val="67EA7BBA"/>
    <w:rsid w:val="67F025D4"/>
    <w:rsid w:val="68007723"/>
    <w:rsid w:val="680D4455"/>
    <w:rsid w:val="683B0F25"/>
    <w:rsid w:val="685E4FF6"/>
    <w:rsid w:val="68612CC7"/>
    <w:rsid w:val="690E240E"/>
    <w:rsid w:val="691072FD"/>
    <w:rsid w:val="69447642"/>
    <w:rsid w:val="69770448"/>
    <w:rsid w:val="6980594E"/>
    <w:rsid w:val="69BA3F4E"/>
    <w:rsid w:val="69C015EB"/>
    <w:rsid w:val="69E37293"/>
    <w:rsid w:val="6AC0303E"/>
    <w:rsid w:val="6B120AC3"/>
    <w:rsid w:val="6B1A0A02"/>
    <w:rsid w:val="6B1C62CE"/>
    <w:rsid w:val="6B945895"/>
    <w:rsid w:val="6C1006F7"/>
    <w:rsid w:val="6C260E42"/>
    <w:rsid w:val="6C5C1FE5"/>
    <w:rsid w:val="6CBF1C0F"/>
    <w:rsid w:val="6D023B85"/>
    <w:rsid w:val="6D3B19CE"/>
    <w:rsid w:val="6DAD0F03"/>
    <w:rsid w:val="6DD44315"/>
    <w:rsid w:val="6E473D9C"/>
    <w:rsid w:val="6EF21DFC"/>
    <w:rsid w:val="6EF41EA7"/>
    <w:rsid w:val="6F6B3F5A"/>
    <w:rsid w:val="6FD47974"/>
    <w:rsid w:val="6FE8429A"/>
    <w:rsid w:val="701968C0"/>
    <w:rsid w:val="705D199D"/>
    <w:rsid w:val="705D5611"/>
    <w:rsid w:val="708A2637"/>
    <w:rsid w:val="709D6B93"/>
    <w:rsid w:val="70AA285B"/>
    <w:rsid w:val="71077AD3"/>
    <w:rsid w:val="71620144"/>
    <w:rsid w:val="716C7AB2"/>
    <w:rsid w:val="717A5A72"/>
    <w:rsid w:val="71974B9F"/>
    <w:rsid w:val="71AE76E1"/>
    <w:rsid w:val="71C0712D"/>
    <w:rsid w:val="71CB4E78"/>
    <w:rsid w:val="71DB28E6"/>
    <w:rsid w:val="71FE7EDD"/>
    <w:rsid w:val="7211119D"/>
    <w:rsid w:val="72423479"/>
    <w:rsid w:val="72742529"/>
    <w:rsid w:val="72AA30E0"/>
    <w:rsid w:val="72AC2851"/>
    <w:rsid w:val="72C35255"/>
    <w:rsid w:val="7332325D"/>
    <w:rsid w:val="73B55165"/>
    <w:rsid w:val="74AC7582"/>
    <w:rsid w:val="74CB7C1E"/>
    <w:rsid w:val="74EC6F56"/>
    <w:rsid w:val="75092952"/>
    <w:rsid w:val="75364410"/>
    <w:rsid w:val="75415465"/>
    <w:rsid w:val="758F401B"/>
    <w:rsid w:val="759D082B"/>
    <w:rsid w:val="75C943FC"/>
    <w:rsid w:val="75E5759F"/>
    <w:rsid w:val="760732E9"/>
    <w:rsid w:val="76485B13"/>
    <w:rsid w:val="7652056A"/>
    <w:rsid w:val="76C8079B"/>
    <w:rsid w:val="76CC0595"/>
    <w:rsid w:val="770623DF"/>
    <w:rsid w:val="774B38C5"/>
    <w:rsid w:val="77721CC3"/>
    <w:rsid w:val="77784A2D"/>
    <w:rsid w:val="77F5327D"/>
    <w:rsid w:val="78271820"/>
    <w:rsid w:val="78465412"/>
    <w:rsid w:val="785B2770"/>
    <w:rsid w:val="78F65740"/>
    <w:rsid w:val="796D4F09"/>
    <w:rsid w:val="79714ED1"/>
    <w:rsid w:val="79BE1966"/>
    <w:rsid w:val="79CA34A8"/>
    <w:rsid w:val="79D10F34"/>
    <w:rsid w:val="79ED384A"/>
    <w:rsid w:val="7A5E349D"/>
    <w:rsid w:val="7A7455D6"/>
    <w:rsid w:val="7AA54573"/>
    <w:rsid w:val="7B113F3D"/>
    <w:rsid w:val="7B4A64CF"/>
    <w:rsid w:val="7BA21433"/>
    <w:rsid w:val="7BCE7CEA"/>
    <w:rsid w:val="7C10380A"/>
    <w:rsid w:val="7C200CA6"/>
    <w:rsid w:val="7C3778D7"/>
    <w:rsid w:val="7C6E76CD"/>
    <w:rsid w:val="7CEA12A7"/>
    <w:rsid w:val="7D343C56"/>
    <w:rsid w:val="7D5709D9"/>
    <w:rsid w:val="7D7C28C9"/>
    <w:rsid w:val="7E4F0A1D"/>
    <w:rsid w:val="7E5619F0"/>
    <w:rsid w:val="7EDA471A"/>
    <w:rsid w:val="7F03763B"/>
    <w:rsid w:val="7F0B59A5"/>
    <w:rsid w:val="7F2A1F03"/>
    <w:rsid w:val="7F364F2E"/>
    <w:rsid w:val="7F475031"/>
    <w:rsid w:val="7F7E20F4"/>
    <w:rsid w:val="7F820D93"/>
    <w:rsid w:val="7FA628D2"/>
    <w:rsid w:val="7FCA3FE2"/>
    <w:rsid w:val="7FE76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2891" w:firstLineChars="200"/>
      <w:jc w:val="left"/>
    </w:pPr>
    <w:rPr>
      <w:rFonts w:ascii="Franklin Gothic Book" w:hAnsi="Franklin Gothic Book" w:eastAsia="微软雅黑" w:cs="黑体"/>
      <w:kern w:val="2"/>
      <w:sz w:val="24"/>
      <w:szCs w:val="22"/>
      <w:lang w:val="en-US" w:eastAsia="zh-CN" w:bidi="ar-SA"/>
    </w:rPr>
  </w:style>
  <w:style w:type="paragraph" w:styleId="4">
    <w:name w:val="heading 1"/>
    <w:basedOn w:val="1"/>
    <w:next w:val="1"/>
    <w:link w:val="28"/>
    <w:qFormat/>
    <w:uiPriority w:val="9"/>
    <w:pPr>
      <w:keepNext/>
      <w:keepLines/>
      <w:spacing w:line="240" w:lineRule="auto"/>
      <w:ind w:firstLine="0" w:firstLineChars="0"/>
      <w:outlineLvl w:val="0"/>
    </w:pPr>
    <w:rPr>
      <w:b/>
      <w:bCs/>
      <w:kern w:val="44"/>
      <w:sz w:val="36"/>
      <w:szCs w:val="44"/>
    </w:rPr>
  </w:style>
  <w:style w:type="paragraph" w:styleId="5">
    <w:name w:val="heading 2"/>
    <w:basedOn w:val="1"/>
    <w:next w:val="1"/>
    <w:link w:val="33"/>
    <w:unhideWhenUsed/>
    <w:qFormat/>
    <w:uiPriority w:val="9"/>
    <w:pPr>
      <w:keepNext/>
      <w:keepLines/>
      <w:spacing w:line="240" w:lineRule="auto"/>
      <w:ind w:firstLine="0" w:firstLineChars="0"/>
      <w:outlineLvl w:val="1"/>
    </w:pPr>
    <w:rPr>
      <w:rFonts w:ascii="Times New Roman" w:hAnsi="Times New Roman" w:cstheme="majorBidi"/>
      <w:b/>
      <w:bCs/>
      <w:sz w:val="28"/>
      <w:szCs w:val="32"/>
    </w:rPr>
  </w:style>
  <w:style w:type="paragraph" w:styleId="6">
    <w:name w:val="heading 3"/>
    <w:basedOn w:val="5"/>
    <w:next w:val="7"/>
    <w:unhideWhenUsed/>
    <w:qFormat/>
    <w:uiPriority w:val="9"/>
    <w:pPr>
      <w:keepNext/>
      <w:keepLines/>
      <w:spacing w:beforeLines="0" w:beforeAutospacing="0" w:afterLines="0" w:afterAutospacing="0" w:line="240" w:lineRule="auto"/>
      <w:ind w:firstLine="0" w:firstLineChars="0"/>
      <w:outlineLvl w:val="2"/>
    </w:pPr>
    <w:rPr>
      <w:rFonts w:ascii="Times New Roman" w:hAnsi="Times New Roman"/>
      <w:sz w:val="24"/>
    </w:rPr>
  </w:style>
  <w:style w:type="paragraph" w:styleId="8">
    <w:name w:val="heading 4"/>
    <w:basedOn w:val="1"/>
    <w:next w:val="1"/>
    <w:unhideWhenUsed/>
    <w:qFormat/>
    <w:uiPriority w:val="9"/>
    <w:pPr>
      <w:keepNext/>
      <w:keepLines/>
      <w:spacing w:beforeLines="0" w:beforeAutospacing="0" w:afterLines="0" w:afterAutospacing="0" w:line="240" w:lineRule="auto"/>
      <w:ind w:firstLine="0" w:firstLineChars="0"/>
      <w:outlineLvl w:val="3"/>
    </w:pPr>
    <w:rPr>
      <w:rFonts w:ascii="Arial" w:hAnsi="Arial" w:eastAsia="微软雅黑"/>
      <w:b/>
      <w:sz w:val="24"/>
    </w:rPr>
  </w:style>
  <w:style w:type="paragraph" w:styleId="9">
    <w:name w:val="heading 5"/>
    <w:basedOn w:val="1"/>
    <w:next w:val="1"/>
    <w:unhideWhenUsed/>
    <w:qFormat/>
    <w:uiPriority w:val="9"/>
    <w:pPr>
      <w:keepNext/>
      <w:keepLines/>
      <w:spacing w:beforeLines="0" w:beforeAutospacing="0" w:afterLines="0" w:afterAutospacing="0" w:line="240" w:lineRule="auto"/>
      <w:outlineLvl w:val="4"/>
    </w:pPr>
    <w:rPr>
      <w:b/>
    </w:rPr>
  </w:style>
  <w:style w:type="paragraph" w:styleId="10">
    <w:name w:val="heading 6"/>
    <w:basedOn w:val="1"/>
    <w:next w:val="1"/>
    <w:link w:val="43"/>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2">
    <w:name w:val="Body Text First Indent 2"/>
    <w:basedOn w:val="3"/>
    <w:unhideWhenUsed/>
    <w:qFormat/>
    <w:uiPriority w:val="99"/>
    <w:pPr>
      <w:ind w:firstLine="420" w:firstLineChars="200"/>
    </w:pPr>
  </w:style>
  <w:style w:type="paragraph" w:styleId="3">
    <w:name w:val="Body Text Indent"/>
    <w:basedOn w:val="1"/>
    <w:semiHidden/>
    <w:unhideWhenUsed/>
    <w:qFormat/>
    <w:uiPriority w:val="99"/>
    <w:pPr>
      <w:spacing w:after="120" w:afterLines="0" w:afterAutospacing="0"/>
      <w:ind w:left="420" w:leftChars="200"/>
    </w:pPr>
  </w:style>
  <w:style w:type="paragraph" w:styleId="7">
    <w:name w:val="Body Text"/>
    <w:basedOn w:val="1"/>
    <w:unhideWhenUsed/>
    <w:qFormat/>
    <w:uiPriority w:val="99"/>
    <w:pPr>
      <w:spacing w:after="120" w:afterLines="0" w:afterAutospacing="0"/>
    </w:pPr>
  </w:style>
  <w:style w:type="paragraph" w:styleId="11">
    <w:name w:val="Normal Indent"/>
    <w:basedOn w:val="12"/>
    <w:next w:val="13"/>
    <w:unhideWhenUsed/>
    <w:qFormat/>
    <w:uiPriority w:val="0"/>
    <w:pPr>
      <w:spacing w:line="0" w:lineRule="atLeast"/>
      <w:ind w:left="0" w:firstLine="0" w:firstLineChars="0"/>
    </w:pPr>
    <w:rPr>
      <w:rFonts w:ascii="宋体" w:hAnsi="宋体" w:cs="Times New Roman"/>
      <w:sz w:val="21"/>
      <w:szCs w:val="21"/>
    </w:rPr>
  </w:style>
  <w:style w:type="paragraph" w:styleId="12">
    <w:name w:val="List"/>
    <w:basedOn w:val="1"/>
    <w:semiHidden/>
    <w:unhideWhenUsed/>
    <w:qFormat/>
    <w:uiPriority w:val="99"/>
    <w:pPr>
      <w:ind w:left="200" w:hanging="200" w:hangingChars="200"/>
    </w:pPr>
  </w:style>
  <w:style w:type="paragraph" w:styleId="13">
    <w:name w:val="Body Text 2"/>
    <w:basedOn w:val="1"/>
    <w:semiHidden/>
    <w:unhideWhenUsed/>
    <w:qFormat/>
    <w:uiPriority w:val="99"/>
    <w:pPr>
      <w:spacing w:after="120" w:afterLines="0" w:afterAutospacing="0" w:line="480" w:lineRule="auto"/>
    </w:pPr>
  </w:style>
  <w:style w:type="paragraph" w:styleId="14">
    <w:name w:val="toc 3"/>
    <w:basedOn w:val="1"/>
    <w:next w:val="1"/>
    <w:semiHidden/>
    <w:unhideWhenUsed/>
    <w:qFormat/>
    <w:uiPriority w:val="39"/>
    <w:pPr>
      <w:ind w:left="840" w:leftChars="400"/>
    </w:pPr>
  </w:style>
  <w:style w:type="paragraph" w:styleId="15">
    <w:name w:val="Balloon Text"/>
    <w:basedOn w:val="1"/>
    <w:link w:val="34"/>
    <w:semiHidden/>
    <w:unhideWhenUsed/>
    <w:qFormat/>
    <w:uiPriority w:val="99"/>
    <w:rPr>
      <w:sz w:val="18"/>
      <w:szCs w:val="18"/>
    </w:rPr>
  </w:style>
  <w:style w:type="paragraph" w:styleId="16">
    <w:name w:val="footer"/>
    <w:basedOn w:val="1"/>
    <w:link w:val="30"/>
    <w:unhideWhenUsed/>
    <w:qFormat/>
    <w:uiPriority w:val="99"/>
    <w:pPr>
      <w:tabs>
        <w:tab w:val="center" w:pos="4153"/>
        <w:tab w:val="right" w:pos="8306"/>
      </w:tabs>
      <w:snapToGrid w:val="0"/>
      <w:jc w:val="left"/>
    </w:pPr>
    <w:rPr>
      <w:sz w:val="18"/>
      <w:szCs w:val="18"/>
    </w:rPr>
  </w:style>
  <w:style w:type="paragraph" w:styleId="17">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semiHidden/>
    <w:unhideWhenUsed/>
    <w:qFormat/>
    <w:uiPriority w:val="39"/>
  </w:style>
  <w:style w:type="paragraph" w:styleId="19">
    <w:name w:val="toc 2"/>
    <w:basedOn w:val="1"/>
    <w:next w:val="1"/>
    <w:semiHidden/>
    <w:unhideWhenUsed/>
    <w:qFormat/>
    <w:uiPriority w:val="39"/>
    <w:pPr>
      <w:ind w:left="420" w:leftChars="200"/>
    </w:p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rPr>
  </w:style>
  <w:style w:type="character" w:styleId="25">
    <w:name w:val="page number"/>
    <w:qFormat/>
    <w:uiPriority w:val="0"/>
    <w:rPr>
      <w:lang w:val="zh-TW" w:eastAsia="zh-TW"/>
    </w:rPr>
  </w:style>
  <w:style w:type="character" w:styleId="26">
    <w:name w:val="FollowedHyperlink"/>
    <w:basedOn w:val="23"/>
    <w:semiHidden/>
    <w:unhideWhenUsed/>
    <w:qFormat/>
    <w:uiPriority w:val="99"/>
    <w:rPr>
      <w:color w:val="800080"/>
      <w:u w:val="none"/>
    </w:rPr>
  </w:style>
  <w:style w:type="character" w:styleId="27">
    <w:name w:val="Hyperlink"/>
    <w:basedOn w:val="23"/>
    <w:semiHidden/>
    <w:unhideWhenUsed/>
    <w:qFormat/>
    <w:uiPriority w:val="99"/>
    <w:rPr>
      <w:color w:val="0000FF"/>
      <w:u w:val="single"/>
    </w:rPr>
  </w:style>
  <w:style w:type="character" w:customStyle="1" w:styleId="28">
    <w:name w:val="标题 1 Char"/>
    <w:basedOn w:val="23"/>
    <w:link w:val="4"/>
    <w:qFormat/>
    <w:uiPriority w:val="9"/>
    <w:rPr>
      <w:rFonts w:ascii="Franklin Gothic Book" w:hAnsi="Franklin Gothic Book" w:eastAsia="微软雅黑" w:cs="黑体"/>
      <w:b/>
      <w:bCs/>
      <w:kern w:val="44"/>
      <w:sz w:val="36"/>
      <w:szCs w:val="44"/>
    </w:rPr>
  </w:style>
  <w:style w:type="character" w:customStyle="1" w:styleId="29">
    <w:name w:val="页眉 Char"/>
    <w:basedOn w:val="23"/>
    <w:link w:val="17"/>
    <w:qFormat/>
    <w:uiPriority w:val="99"/>
    <w:rPr>
      <w:sz w:val="18"/>
      <w:szCs w:val="18"/>
    </w:rPr>
  </w:style>
  <w:style w:type="character" w:customStyle="1" w:styleId="30">
    <w:name w:val="页脚 Char"/>
    <w:basedOn w:val="23"/>
    <w:link w:val="16"/>
    <w:qFormat/>
    <w:uiPriority w:val="99"/>
    <w:rPr>
      <w:sz w:val="18"/>
      <w:szCs w:val="18"/>
    </w:rPr>
  </w:style>
  <w:style w:type="paragraph" w:customStyle="1" w:styleId="31">
    <w:name w:val="Normal0"/>
    <w:qFormat/>
    <w:uiPriority w:val="0"/>
    <w:rPr>
      <w:rFonts w:ascii="宋体" w:hAnsi="宋体" w:eastAsia="宋体" w:cs="Times New Roman"/>
      <w:kern w:val="2"/>
      <w:sz w:val="18"/>
      <w:szCs w:val="18"/>
      <w:lang w:val="en-US" w:eastAsia="en-US" w:bidi="ar-SA"/>
    </w:rPr>
  </w:style>
  <w:style w:type="paragraph" w:styleId="32">
    <w:name w:val="List Paragraph"/>
    <w:basedOn w:val="1"/>
    <w:qFormat/>
    <w:uiPriority w:val="34"/>
    <w:pPr>
      <w:ind w:firstLine="420" w:firstLineChars="200"/>
    </w:pPr>
  </w:style>
  <w:style w:type="character" w:customStyle="1" w:styleId="33">
    <w:name w:val="标题 2 Char"/>
    <w:basedOn w:val="23"/>
    <w:link w:val="5"/>
    <w:qFormat/>
    <w:uiPriority w:val="9"/>
    <w:rPr>
      <w:rFonts w:ascii="Times New Roman" w:hAnsi="Times New Roman" w:eastAsia="微软雅黑" w:cstheme="majorBidi"/>
      <w:b/>
      <w:bCs/>
      <w:sz w:val="28"/>
      <w:szCs w:val="32"/>
    </w:rPr>
  </w:style>
  <w:style w:type="character" w:customStyle="1" w:styleId="34">
    <w:name w:val="批注框文本 Char"/>
    <w:basedOn w:val="23"/>
    <w:link w:val="15"/>
    <w:semiHidden/>
    <w:qFormat/>
    <w:uiPriority w:val="99"/>
    <w:rPr>
      <w:rFonts w:ascii="Franklin Gothic Book" w:hAnsi="Franklin Gothic Book" w:eastAsia="黑体" w:cs="黑体"/>
      <w:sz w:val="18"/>
      <w:szCs w:val="18"/>
    </w:rPr>
  </w:style>
  <w:style w:type="table" w:customStyle="1" w:styleId="35">
    <w:name w:val="网格型1"/>
    <w:basedOn w:val="21"/>
    <w:qFormat/>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6">
    <w:name w:val="List Paragraph1"/>
    <w:basedOn w:val="1"/>
    <w:qFormat/>
    <w:uiPriority w:val="34"/>
    <w:pPr>
      <w:ind w:firstLine="420" w:firstLineChars="200"/>
    </w:pPr>
  </w:style>
  <w:style w:type="paragraph" w:customStyle="1" w:styleId="37">
    <w:name w:val="列出段落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420"/>
      <w:jc w:val="both"/>
      <w:outlineLvl w:val="9"/>
    </w:pPr>
    <w:rPr>
      <w:rFonts w:hint="eastAsia" w:ascii="Arial Unicode MS" w:hAnsi="Arial Unicode MS" w:eastAsia="Times New Roman" w:cs="Arial Unicode MS"/>
      <w:color w:val="000000"/>
      <w:spacing w:val="0"/>
      <w:w w:val="100"/>
      <w:kern w:val="2"/>
      <w:position w:val="0"/>
      <w:sz w:val="21"/>
      <w:szCs w:val="21"/>
      <w:u w:val="none" w:color="000000"/>
      <w:vertAlign w:val="baseline"/>
      <w:lang w:val="en-US"/>
    </w:rPr>
  </w:style>
  <w:style w:type="character" w:customStyle="1" w:styleId="38">
    <w:name w:val="mobiletext"/>
    <w:basedOn w:val="23"/>
    <w:qFormat/>
    <w:uiPriority w:val="0"/>
    <w:rPr>
      <w:color w:val="4A4A4A"/>
      <w:sz w:val="19"/>
      <w:szCs w:val="19"/>
    </w:rPr>
  </w:style>
  <w:style w:type="character" w:customStyle="1" w:styleId="39">
    <w:name w:val="topiccreator"/>
    <w:basedOn w:val="23"/>
    <w:qFormat/>
    <w:uiPriority w:val="0"/>
    <w:rPr>
      <w:color w:val="000000"/>
    </w:rPr>
  </w:style>
  <w:style w:type="paragraph" w:customStyle="1" w:styleId="40">
    <w:name w:val="WPSOffice手动目录 1"/>
    <w:qFormat/>
    <w:uiPriority w:val="0"/>
    <w:pPr>
      <w:ind w:leftChars="0"/>
    </w:pPr>
    <w:rPr>
      <w:rFonts w:ascii="Times New Roman" w:hAnsi="Times New Roman" w:eastAsia="宋体" w:cs="Times New Roman"/>
      <w:sz w:val="20"/>
      <w:szCs w:val="20"/>
    </w:rPr>
  </w:style>
  <w:style w:type="paragraph" w:customStyle="1" w:styleId="41">
    <w:name w:val="WPSOffice手动目录 2"/>
    <w:qFormat/>
    <w:uiPriority w:val="0"/>
    <w:pPr>
      <w:ind w:leftChars="200"/>
    </w:pPr>
    <w:rPr>
      <w:rFonts w:ascii="Times New Roman" w:hAnsi="Times New Roman" w:eastAsia="宋体" w:cs="Times New Roman"/>
      <w:sz w:val="20"/>
      <w:szCs w:val="20"/>
    </w:rPr>
  </w:style>
  <w:style w:type="paragraph" w:customStyle="1" w:styleId="42">
    <w:name w:val="WPSOffice手动目录 3"/>
    <w:qFormat/>
    <w:uiPriority w:val="0"/>
    <w:pPr>
      <w:ind w:leftChars="400"/>
    </w:pPr>
    <w:rPr>
      <w:rFonts w:ascii="Times New Roman" w:hAnsi="Times New Roman" w:eastAsia="宋体" w:cs="Times New Roman"/>
      <w:sz w:val="20"/>
      <w:szCs w:val="20"/>
    </w:rPr>
  </w:style>
  <w:style w:type="character" w:customStyle="1" w:styleId="43">
    <w:name w:val="标题 6 Char"/>
    <w:link w:val="10"/>
    <w:qFormat/>
    <w:uiPriority w:val="9"/>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BB273F-1887-4CDB-AD4A-606781817C62}">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17</Pages>
  <Words>899</Words>
  <Characters>5130</Characters>
  <Lines>42</Lines>
  <Paragraphs>12</Paragraphs>
  <TotalTime>1</TotalTime>
  <ScaleCrop>false</ScaleCrop>
  <LinksUpToDate>false</LinksUpToDate>
  <CharactersWithSpaces>6017</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2017-03-27T05:39:00Z</dcterms:created>
  <dc:creator>张文楷</dc:creator>
  <cp:lastModifiedBy>小闻</cp:lastModifiedBy>
  <dcterms:modified xsi:type="dcterms:W3CDTF">2019-12-03T03:04:09Z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